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7BF04AA" w:rsidP="3DB8F10D" w:rsidRDefault="07BF04AA" w14:paraId="5F7254A3" w14:textId="11BFEE10">
      <w:pPr>
        <w:jc w:val="center"/>
        <w:rPr>
          <w:rFonts w:ascii="Arial" w:hAnsi="Arial" w:eastAsia="Arial" w:cs="Arial"/>
          <w:sz w:val="24"/>
          <w:szCs w:val="24"/>
        </w:rPr>
      </w:pPr>
      <w:r w:rsidRPr="51BFAFA0">
        <w:rPr>
          <w:rFonts w:ascii="Arial" w:hAnsi="Arial" w:eastAsia="Arial" w:cs="Arial"/>
          <w:sz w:val="24"/>
          <w:szCs w:val="24"/>
        </w:rPr>
        <w:t>ALEXANDRE DEL FABBRO</w:t>
      </w:r>
      <w:r>
        <w:br/>
      </w:r>
      <w:r w:rsidRPr="51BFAFA0">
        <w:rPr>
          <w:rFonts w:ascii="Arial" w:hAnsi="Arial" w:eastAsia="Arial" w:cs="Arial"/>
          <w:sz w:val="24"/>
          <w:szCs w:val="24"/>
        </w:rPr>
        <w:t xml:space="preserve"> CÉDRIC GARAND</w:t>
      </w:r>
      <w:r>
        <w:br/>
      </w:r>
      <w:r w:rsidRPr="51BFAFA0">
        <w:rPr>
          <w:rFonts w:ascii="Arial" w:hAnsi="Arial" w:eastAsia="Arial" w:cs="Arial"/>
          <w:sz w:val="24"/>
          <w:szCs w:val="24"/>
        </w:rPr>
        <w:t xml:space="preserve"> FRANCIS PAYAN</w:t>
      </w:r>
      <w:r>
        <w:br/>
      </w:r>
      <w:r w:rsidRPr="51BFAFA0">
        <w:rPr>
          <w:rFonts w:ascii="Arial" w:hAnsi="Arial" w:eastAsia="Arial" w:cs="Arial"/>
          <w:sz w:val="24"/>
          <w:szCs w:val="24"/>
        </w:rPr>
        <w:t xml:space="preserve"> CLÉMENT PROVENCHER</w:t>
      </w:r>
    </w:p>
    <w:p w:rsidR="07BF04AA" w:rsidP="51BFAFA0" w:rsidRDefault="07BF04AA" w14:paraId="1E6EDF9D" w14:textId="0025C9EA">
      <w:pPr>
        <w:jc w:val="center"/>
        <w:rPr>
          <w:rFonts w:ascii="Arial" w:hAnsi="Arial" w:eastAsia="Arial" w:cs="Arial"/>
          <w:sz w:val="24"/>
          <w:szCs w:val="24"/>
        </w:rPr>
      </w:pPr>
      <w:r w:rsidRPr="3DB8F10D">
        <w:rPr>
          <w:rFonts w:ascii="Arial" w:hAnsi="Arial" w:eastAsia="Arial" w:cs="Arial"/>
          <w:b/>
          <w:sz w:val="24"/>
          <w:szCs w:val="24"/>
        </w:rPr>
        <w:t xml:space="preserve"> Projet Intégrateur 1</w:t>
      </w:r>
      <w:r>
        <w:br/>
      </w:r>
      <w:r w:rsidRPr="51BFAFA0" w:rsidR="2C8D69C1">
        <w:rPr>
          <w:rFonts w:ascii="Arial" w:hAnsi="Arial" w:eastAsia="Arial" w:cs="Arial"/>
          <w:sz w:val="24"/>
          <w:szCs w:val="24"/>
        </w:rPr>
        <w:t>420-5B5-VI</w:t>
      </w:r>
    </w:p>
    <w:p w:rsidR="51BFAFA0" w:rsidP="51BFAFA0" w:rsidRDefault="1361DEC8" w14:paraId="5813623B" w14:textId="2FEE86B2">
      <w:pPr>
        <w:jc w:val="center"/>
      </w:pPr>
      <w:r>
        <w:rPr>
          <w:noProof/>
        </w:rPr>
        <w:drawing>
          <wp:inline distT="0" distB="0" distL="0" distR="0" wp14:anchorId="086E991D" wp14:editId="6C82B650">
            <wp:extent cx="4572000" cy="4572000"/>
            <wp:effectExtent l="0" t="0" r="0" b="0"/>
            <wp:docPr id="1185028822" name="Image 1185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2C8D69C1" w:rsidP="51BFAFA0" w:rsidRDefault="2C8D69C1" w14:paraId="10F455BC" w14:textId="2BC6C01A">
      <w:pPr>
        <w:jc w:val="center"/>
        <w:rPr>
          <w:rFonts w:ascii="Arial" w:hAnsi="Arial" w:eastAsia="Arial" w:cs="Arial"/>
          <w:b/>
          <w:sz w:val="24"/>
          <w:szCs w:val="24"/>
        </w:rPr>
      </w:pPr>
      <w:r w:rsidRPr="3DB8F10D">
        <w:rPr>
          <w:rFonts w:ascii="Arial" w:hAnsi="Arial" w:eastAsia="Arial" w:cs="Arial"/>
          <w:b/>
          <w:sz w:val="24"/>
          <w:szCs w:val="24"/>
        </w:rPr>
        <w:t>DOCUMENT D’ANALYSE ET DE CONCEPTION</w:t>
      </w:r>
    </w:p>
    <w:p w:rsidR="51BFAFA0" w:rsidP="51BFAFA0" w:rsidRDefault="07BF04AA" w14:paraId="54140521" w14:textId="2740E127">
      <w:pPr>
        <w:jc w:val="center"/>
        <w:rPr>
          <w:rFonts w:ascii="Arial" w:hAnsi="Arial" w:eastAsia="Arial" w:cs="Arial"/>
          <w:sz w:val="24"/>
          <w:szCs w:val="24"/>
        </w:rPr>
      </w:pPr>
      <w:r>
        <w:br/>
      </w:r>
      <w:r w:rsidRPr="51BFAFA0" w:rsidR="163C6948">
        <w:rPr>
          <w:rFonts w:ascii="Arial" w:hAnsi="Arial" w:eastAsia="Arial" w:cs="Arial"/>
          <w:sz w:val="24"/>
          <w:szCs w:val="24"/>
        </w:rPr>
        <w:t>Cod</w:t>
      </w:r>
      <w:r w:rsidRPr="51BFAFA0">
        <w:rPr>
          <w:rFonts w:ascii="Arial" w:hAnsi="Arial" w:eastAsia="Arial" w:cs="Arial"/>
          <w:sz w:val="24"/>
          <w:szCs w:val="24"/>
        </w:rPr>
        <w:t>e</w:t>
      </w:r>
      <w:r w:rsidRPr="51BFAFA0" w:rsidR="163C6948">
        <w:rPr>
          <w:rFonts w:ascii="Arial" w:hAnsi="Arial" w:eastAsia="Arial" w:cs="Arial"/>
          <w:sz w:val="24"/>
          <w:szCs w:val="24"/>
        </w:rPr>
        <w:t xml:space="preserve"> Gen</w:t>
      </w:r>
    </w:p>
    <w:p w:rsidR="07BF04AA" w:rsidP="51BFAFA0" w:rsidRDefault="07BF04AA" w14:paraId="1141A0CE" w14:textId="7563EC38">
      <w:pPr>
        <w:jc w:val="center"/>
        <w:rPr>
          <w:rFonts w:ascii="Arial" w:hAnsi="Arial" w:eastAsia="Arial" w:cs="Arial"/>
          <w:sz w:val="24"/>
          <w:szCs w:val="24"/>
        </w:rPr>
      </w:pPr>
      <w:r w:rsidRPr="51BFAFA0">
        <w:rPr>
          <w:rFonts w:ascii="Arial" w:hAnsi="Arial" w:eastAsia="Arial" w:cs="Arial"/>
          <w:sz w:val="24"/>
          <w:szCs w:val="24"/>
        </w:rPr>
        <w:t>Travail présenté à</w:t>
      </w:r>
      <w:r>
        <w:br/>
      </w:r>
      <w:r w:rsidRPr="51BFAFA0" w:rsidR="70B4CC2F">
        <w:rPr>
          <w:rFonts w:ascii="Arial" w:hAnsi="Arial" w:eastAsia="Arial" w:cs="Arial"/>
          <w:sz w:val="24"/>
          <w:szCs w:val="24"/>
        </w:rPr>
        <w:t>Alexandre Ouellet</w:t>
      </w:r>
    </w:p>
    <w:p w:rsidR="51BFAFA0" w:rsidP="51BFAFA0" w:rsidRDefault="51BFAFA0" w14:paraId="53088831" w14:textId="50AAA624">
      <w:pPr>
        <w:jc w:val="center"/>
        <w:rPr>
          <w:rFonts w:ascii="Arial" w:hAnsi="Arial" w:eastAsia="Arial" w:cs="Arial"/>
          <w:sz w:val="24"/>
          <w:szCs w:val="24"/>
        </w:rPr>
      </w:pPr>
    </w:p>
    <w:p w:rsidR="00970E4C" w:rsidP="51BFAFA0" w:rsidRDefault="07BF04AA" w14:paraId="0A152693" w14:textId="5CE837A0">
      <w:pPr>
        <w:jc w:val="center"/>
        <w:rPr>
          <w:rFonts w:ascii="Arial" w:hAnsi="Arial" w:eastAsia="Arial" w:cs="Arial"/>
          <w:sz w:val="24"/>
          <w:szCs w:val="24"/>
        </w:rPr>
        <w:sectPr w:rsidR="00970E4C" w:rsidSect="00970E4C">
          <w:headerReference w:type="default" r:id="rId12"/>
          <w:footerReference w:type="default" r:id="rId13"/>
          <w:pgSz w:w="12240" w:h="15840" w:orient="portrait" w:code="1"/>
          <w:pgMar w:top="1440" w:right="1797" w:bottom="1440" w:left="1797" w:header="709" w:footer="709" w:gutter="0"/>
          <w:cols w:space="708"/>
          <w:vAlign w:val="both"/>
          <w:docGrid w:linePitch="360"/>
        </w:sectPr>
      </w:pPr>
      <w:r w:rsidRPr="0D6F953A">
        <w:rPr>
          <w:rFonts w:ascii="Arial" w:hAnsi="Arial" w:eastAsia="Arial" w:cs="Arial"/>
          <w:sz w:val="24"/>
          <w:szCs w:val="24"/>
        </w:rPr>
        <w:t>Département des Techniques de l’informatique</w:t>
      </w:r>
      <w:r>
        <w:br/>
      </w:r>
      <w:r w:rsidRPr="0D6F953A">
        <w:rPr>
          <w:rFonts w:ascii="Arial" w:hAnsi="Arial" w:eastAsia="Arial" w:cs="Arial"/>
          <w:sz w:val="24"/>
          <w:szCs w:val="24"/>
        </w:rPr>
        <w:t xml:space="preserve"> Cégep de Victoriaville</w:t>
      </w:r>
      <w:r>
        <w:br/>
      </w:r>
      <w:r w:rsidRPr="0D6F953A">
        <w:rPr>
          <w:rFonts w:ascii="Arial" w:hAnsi="Arial" w:eastAsia="Arial" w:cs="Arial"/>
          <w:sz w:val="24"/>
          <w:szCs w:val="24"/>
        </w:rPr>
        <w:t xml:space="preserve"> Date de remise (Le </w:t>
      </w:r>
      <w:r w:rsidRPr="0D6F953A" w:rsidR="7C5114C4">
        <w:rPr>
          <w:rFonts w:ascii="Arial" w:hAnsi="Arial" w:eastAsia="Arial" w:cs="Arial"/>
          <w:sz w:val="24"/>
          <w:szCs w:val="24"/>
        </w:rPr>
        <w:t xml:space="preserve">20 </w:t>
      </w:r>
      <w:r w:rsidRPr="0D6F953A" w:rsidR="1F6DF497">
        <w:rPr>
          <w:rFonts w:ascii="Arial" w:hAnsi="Arial" w:eastAsia="Arial" w:cs="Arial"/>
          <w:sz w:val="24"/>
          <w:szCs w:val="24"/>
        </w:rPr>
        <w:t>décembre 2023</w:t>
      </w:r>
      <w:r w:rsidRPr="0D6F953A">
        <w:rPr>
          <w:rFonts w:ascii="Arial" w:hAnsi="Arial" w:eastAsia="Arial" w:cs="Arial"/>
          <w:sz w:val="24"/>
          <w:szCs w:val="24"/>
        </w:rPr>
        <w:t>)</w:t>
      </w:r>
    </w:p>
    <w:p w:rsidR="00AE4B73" w:rsidRDefault="00AE4B73" w14:paraId="23BCD029" w14:textId="77777777">
      <w:pPr>
        <w:pStyle w:val="TOCHeading"/>
        <w:rPr>
          <w:lang w:val="fr-FR"/>
        </w:rPr>
      </w:pPr>
    </w:p>
    <w:sdt>
      <w:sdtPr>
        <w:id w:val="1038439786"/>
        <w:docPartObj>
          <w:docPartGallery w:val="Table of Contents"/>
          <w:docPartUnique/>
        </w:docPartObj>
      </w:sdtPr>
      <w:sdtContent>
        <w:p w:rsidR="00AE4B73" w:rsidP="423FF03D" w:rsidRDefault="00AE4B73" w14:paraId="38938CC9" w14:textId="469A2CFD">
          <w:pPr>
            <w:pStyle w:val="TOCHeading"/>
            <w:rPr>
              <w:ins w:author="Microsoft Word" w:date="2023-10-19T22:59:00Z" w:id="515241295"/>
              <w:lang w:val="fr-FR"/>
            </w:rPr>
          </w:pPr>
          <w:ins w:author="Microsoft Word" w:date="2023-10-19T22:59:00Z" w:id="1647981824">
            <w:r w:rsidRPr="7C13826B" w:rsidR="4EF51D1E">
              <w:rPr>
                <w:lang w:val="fr-FR"/>
              </w:rPr>
              <w:t>Table des matières</w:t>
            </w:r>
          </w:ins>
        </w:p>
        <w:p w:rsidR="00AE4B73" w:rsidP="7C13826B" w:rsidRDefault="423FF03D" w14:paraId="1734EBFF" w14:textId="79FE7829">
          <w:pPr>
            <w:pStyle w:val="TOC1"/>
            <w:tabs>
              <w:tab w:val="right" w:leader="dot" w:pos="8640"/>
            </w:tabs>
            <w:rPr>
              <w:rStyle w:val="Hyperlink"/>
              <w:noProof/>
              <w:kern w:val="2"/>
              <w:lang w:eastAsia="ja-JP"/>
              <w14:ligatures w14:val="standardContextual"/>
            </w:rPr>
          </w:pPr>
          <w:r>
            <w:fldChar w:fldCharType="begin"/>
          </w:r>
          <w:r>
            <w:instrText xml:space="preserve">TOC \o "1-3" \h \z \u</w:instrText>
          </w:r>
          <w:r>
            <w:fldChar w:fldCharType="separate"/>
          </w:r>
          <w:hyperlink w:anchor="_Toc1609771341">
            <w:r w:rsidRPr="7C13826B" w:rsidR="7C13826B">
              <w:rPr>
                <w:rStyle w:val="Hyperlink"/>
              </w:rPr>
              <w:t>Introduction</w:t>
            </w:r>
            <w:r>
              <w:tab/>
            </w:r>
            <w:r>
              <w:fldChar w:fldCharType="begin"/>
            </w:r>
            <w:r>
              <w:instrText xml:space="preserve">PAGEREF _Toc1609771341 \h</w:instrText>
            </w:r>
            <w:r>
              <w:fldChar w:fldCharType="separate"/>
            </w:r>
            <w:r w:rsidRPr="7C13826B" w:rsidR="7C13826B">
              <w:rPr>
                <w:rStyle w:val="Hyperlink"/>
              </w:rPr>
              <w:t>2</w:t>
            </w:r>
            <w:r>
              <w:fldChar w:fldCharType="end"/>
            </w:r>
          </w:hyperlink>
        </w:p>
        <w:p w:rsidR="00AE4B73" w:rsidP="7C13826B" w:rsidRDefault="008D2BD0" w14:paraId="644E55B3" w14:textId="67DDC635">
          <w:pPr>
            <w:pStyle w:val="TOC1"/>
            <w:tabs>
              <w:tab w:val="right" w:leader="dot" w:pos="8640"/>
            </w:tabs>
            <w:rPr>
              <w:rStyle w:val="Hyperlink"/>
              <w:noProof/>
              <w:kern w:val="2"/>
              <w:lang w:eastAsia="ja-JP"/>
              <w14:ligatures w14:val="standardContextual"/>
            </w:rPr>
          </w:pPr>
          <w:hyperlink w:anchor="_Toc466845497">
            <w:r w:rsidRPr="7C13826B" w:rsidR="7C13826B">
              <w:rPr>
                <w:rStyle w:val="Hyperlink"/>
              </w:rPr>
              <w:t>Portée du projet</w:t>
            </w:r>
            <w:r>
              <w:tab/>
            </w:r>
            <w:r>
              <w:fldChar w:fldCharType="begin"/>
            </w:r>
            <w:r>
              <w:instrText xml:space="preserve">PAGEREF _Toc466845497 \h</w:instrText>
            </w:r>
            <w:r>
              <w:fldChar w:fldCharType="separate"/>
            </w:r>
            <w:r w:rsidRPr="7C13826B" w:rsidR="7C13826B">
              <w:rPr>
                <w:rStyle w:val="Hyperlink"/>
              </w:rPr>
              <w:t>3</w:t>
            </w:r>
            <w:r>
              <w:fldChar w:fldCharType="end"/>
            </w:r>
          </w:hyperlink>
        </w:p>
        <w:p w:rsidR="00AE4B73" w:rsidP="7C13826B" w:rsidRDefault="008D2BD0" w14:paraId="2C3A997B" w14:textId="05BC0BE2">
          <w:pPr>
            <w:pStyle w:val="TOC1"/>
            <w:tabs>
              <w:tab w:val="right" w:leader="dot" w:pos="8640"/>
            </w:tabs>
            <w:rPr>
              <w:rStyle w:val="Hyperlink"/>
              <w:noProof/>
              <w:kern w:val="2"/>
              <w:lang w:eastAsia="ja-JP"/>
              <w14:ligatures w14:val="standardContextual"/>
            </w:rPr>
          </w:pPr>
          <w:hyperlink w:anchor="_Toc926647588">
            <w:r w:rsidRPr="7C13826B" w:rsidR="7C13826B">
              <w:rPr>
                <w:rStyle w:val="Hyperlink"/>
              </w:rPr>
              <w:t>Étude de faisabilité</w:t>
            </w:r>
            <w:r>
              <w:tab/>
            </w:r>
            <w:r>
              <w:fldChar w:fldCharType="begin"/>
            </w:r>
            <w:r>
              <w:instrText xml:space="preserve">PAGEREF _Toc926647588 \h</w:instrText>
            </w:r>
            <w:r>
              <w:fldChar w:fldCharType="separate"/>
            </w:r>
            <w:r w:rsidRPr="7C13826B" w:rsidR="7C13826B">
              <w:rPr>
                <w:rStyle w:val="Hyperlink"/>
              </w:rPr>
              <w:t>3</w:t>
            </w:r>
            <w:r>
              <w:fldChar w:fldCharType="end"/>
            </w:r>
          </w:hyperlink>
        </w:p>
        <w:p w:rsidR="00AE4B73" w:rsidP="7C13826B" w:rsidRDefault="008D2BD0" w14:paraId="5F1EDB46" w14:textId="01BD00DD">
          <w:pPr>
            <w:pStyle w:val="TOC2"/>
            <w:tabs>
              <w:tab w:val="right" w:leader="dot" w:pos="8640"/>
            </w:tabs>
            <w:rPr>
              <w:rStyle w:val="Hyperlink"/>
              <w:noProof/>
              <w:kern w:val="2"/>
              <w:lang w:eastAsia="ja-JP"/>
              <w14:ligatures w14:val="standardContextual"/>
            </w:rPr>
          </w:pPr>
          <w:hyperlink w:anchor="_Toc107715060">
            <w:r w:rsidRPr="7C13826B" w:rsidR="7C13826B">
              <w:rPr>
                <w:rStyle w:val="Hyperlink"/>
              </w:rPr>
              <w:t>Technologique</w:t>
            </w:r>
            <w:r>
              <w:tab/>
            </w:r>
            <w:r>
              <w:fldChar w:fldCharType="begin"/>
            </w:r>
            <w:r>
              <w:instrText xml:space="preserve">PAGEREF _Toc107715060 \h</w:instrText>
            </w:r>
            <w:r>
              <w:fldChar w:fldCharType="separate"/>
            </w:r>
            <w:r w:rsidRPr="7C13826B" w:rsidR="7C13826B">
              <w:rPr>
                <w:rStyle w:val="Hyperlink"/>
              </w:rPr>
              <w:t>4</w:t>
            </w:r>
            <w:r>
              <w:fldChar w:fldCharType="end"/>
            </w:r>
          </w:hyperlink>
        </w:p>
        <w:p w:rsidR="00AE4B73" w:rsidP="7C13826B" w:rsidRDefault="008D2BD0" w14:paraId="3DCEF33B" w14:textId="3C496364">
          <w:pPr>
            <w:pStyle w:val="TOC2"/>
            <w:tabs>
              <w:tab w:val="right" w:leader="dot" w:pos="8640"/>
            </w:tabs>
            <w:rPr>
              <w:rStyle w:val="Hyperlink"/>
              <w:noProof/>
              <w:kern w:val="2"/>
              <w:lang w:eastAsia="ja-JP"/>
              <w14:ligatures w14:val="standardContextual"/>
            </w:rPr>
          </w:pPr>
          <w:hyperlink w:anchor="_Toc1521058045">
            <w:r w:rsidRPr="7C13826B" w:rsidR="7C13826B">
              <w:rPr>
                <w:rStyle w:val="Hyperlink"/>
              </w:rPr>
              <w:t>Économique</w:t>
            </w:r>
            <w:r>
              <w:tab/>
            </w:r>
            <w:r>
              <w:fldChar w:fldCharType="begin"/>
            </w:r>
            <w:r>
              <w:instrText xml:space="preserve">PAGEREF _Toc1521058045 \h</w:instrText>
            </w:r>
            <w:r>
              <w:fldChar w:fldCharType="separate"/>
            </w:r>
            <w:r w:rsidRPr="7C13826B" w:rsidR="7C13826B">
              <w:rPr>
                <w:rStyle w:val="Hyperlink"/>
              </w:rPr>
              <w:t>4</w:t>
            </w:r>
            <w:r>
              <w:fldChar w:fldCharType="end"/>
            </w:r>
          </w:hyperlink>
        </w:p>
        <w:p w:rsidR="00AE4B73" w:rsidP="7C13826B" w:rsidRDefault="008D2BD0" w14:paraId="4756005D" w14:textId="3166C4F7">
          <w:pPr>
            <w:pStyle w:val="TOC2"/>
            <w:tabs>
              <w:tab w:val="right" w:leader="dot" w:pos="8640"/>
            </w:tabs>
            <w:rPr>
              <w:rStyle w:val="Hyperlink"/>
              <w:noProof/>
              <w:kern w:val="2"/>
              <w:lang w:eastAsia="ja-JP"/>
              <w14:ligatures w14:val="standardContextual"/>
            </w:rPr>
          </w:pPr>
          <w:hyperlink w:anchor="_Toc1680394614">
            <w:r w:rsidRPr="7C13826B" w:rsidR="7C13826B">
              <w:rPr>
                <w:rStyle w:val="Hyperlink"/>
              </w:rPr>
              <w:t>Légal</w:t>
            </w:r>
            <w:r>
              <w:tab/>
            </w:r>
            <w:r>
              <w:fldChar w:fldCharType="begin"/>
            </w:r>
            <w:r>
              <w:instrText xml:space="preserve">PAGEREF _Toc1680394614 \h</w:instrText>
            </w:r>
            <w:r>
              <w:fldChar w:fldCharType="separate"/>
            </w:r>
            <w:r w:rsidRPr="7C13826B" w:rsidR="7C13826B">
              <w:rPr>
                <w:rStyle w:val="Hyperlink"/>
              </w:rPr>
              <w:t>4</w:t>
            </w:r>
            <w:r>
              <w:fldChar w:fldCharType="end"/>
            </w:r>
          </w:hyperlink>
        </w:p>
        <w:p w:rsidR="00AE4B73" w:rsidP="7C13826B" w:rsidRDefault="008D2BD0" w14:paraId="4958D922" w14:textId="384EA9BD">
          <w:pPr>
            <w:pStyle w:val="TOC2"/>
            <w:tabs>
              <w:tab w:val="right" w:leader="dot" w:pos="8640"/>
            </w:tabs>
            <w:rPr>
              <w:rStyle w:val="Hyperlink"/>
              <w:noProof/>
              <w:kern w:val="2"/>
              <w:lang w:eastAsia="ja-JP"/>
              <w14:ligatures w14:val="standardContextual"/>
            </w:rPr>
          </w:pPr>
          <w:hyperlink w:anchor="_Toc1236610547">
            <w:r w:rsidRPr="7C13826B" w:rsidR="7C13826B">
              <w:rPr>
                <w:rStyle w:val="Hyperlink"/>
              </w:rPr>
              <w:t>Opérationnel</w:t>
            </w:r>
            <w:r>
              <w:tab/>
            </w:r>
            <w:r>
              <w:fldChar w:fldCharType="begin"/>
            </w:r>
            <w:r>
              <w:instrText xml:space="preserve">PAGEREF _Toc1236610547 \h</w:instrText>
            </w:r>
            <w:r>
              <w:fldChar w:fldCharType="separate"/>
            </w:r>
            <w:r w:rsidRPr="7C13826B" w:rsidR="7C13826B">
              <w:rPr>
                <w:rStyle w:val="Hyperlink"/>
              </w:rPr>
              <w:t>4</w:t>
            </w:r>
            <w:r>
              <w:fldChar w:fldCharType="end"/>
            </w:r>
          </w:hyperlink>
        </w:p>
        <w:p w:rsidR="00AE4B73" w:rsidP="7C13826B" w:rsidRDefault="008D2BD0" w14:paraId="708ED606" w14:textId="7960FCFD">
          <w:pPr>
            <w:pStyle w:val="TOC2"/>
            <w:tabs>
              <w:tab w:val="right" w:leader="dot" w:pos="8640"/>
            </w:tabs>
            <w:rPr>
              <w:rStyle w:val="Hyperlink"/>
              <w:noProof/>
              <w:kern w:val="2"/>
              <w:lang w:eastAsia="ja-JP"/>
              <w14:ligatures w14:val="standardContextual"/>
            </w:rPr>
          </w:pPr>
          <w:hyperlink w:anchor="_Toc305119363">
            <w:r w:rsidRPr="7C13826B" w:rsidR="7C13826B">
              <w:rPr>
                <w:rStyle w:val="Hyperlink"/>
              </w:rPr>
              <w:t>Temporel</w:t>
            </w:r>
            <w:r>
              <w:tab/>
            </w:r>
            <w:r>
              <w:fldChar w:fldCharType="begin"/>
            </w:r>
            <w:r>
              <w:instrText xml:space="preserve">PAGEREF _Toc305119363 \h</w:instrText>
            </w:r>
            <w:r>
              <w:fldChar w:fldCharType="separate"/>
            </w:r>
            <w:r w:rsidRPr="7C13826B" w:rsidR="7C13826B">
              <w:rPr>
                <w:rStyle w:val="Hyperlink"/>
              </w:rPr>
              <w:t>4</w:t>
            </w:r>
            <w:r>
              <w:fldChar w:fldCharType="end"/>
            </w:r>
          </w:hyperlink>
        </w:p>
        <w:p w:rsidR="00AE4B73" w:rsidP="7C13826B" w:rsidRDefault="008D2BD0" w14:paraId="32B59ADE" w14:textId="70ECECE1">
          <w:pPr>
            <w:pStyle w:val="TOC1"/>
            <w:tabs>
              <w:tab w:val="right" w:leader="dot" w:pos="8640"/>
            </w:tabs>
            <w:rPr>
              <w:rStyle w:val="Hyperlink"/>
              <w:noProof/>
              <w:kern w:val="2"/>
              <w:lang w:eastAsia="ja-JP"/>
              <w14:ligatures w14:val="standardContextual"/>
            </w:rPr>
          </w:pPr>
          <w:hyperlink w:anchor="_Toc2005676814">
            <w:r w:rsidRPr="7C13826B" w:rsidR="7C13826B">
              <w:rPr>
                <w:rStyle w:val="Hyperlink"/>
              </w:rPr>
              <w:t>Analyse</w:t>
            </w:r>
            <w:r>
              <w:tab/>
            </w:r>
            <w:r>
              <w:fldChar w:fldCharType="begin"/>
            </w:r>
            <w:r>
              <w:instrText xml:space="preserve">PAGEREF _Toc2005676814 \h</w:instrText>
            </w:r>
            <w:r>
              <w:fldChar w:fldCharType="separate"/>
            </w:r>
            <w:r w:rsidRPr="7C13826B" w:rsidR="7C13826B">
              <w:rPr>
                <w:rStyle w:val="Hyperlink"/>
              </w:rPr>
              <w:t>4</w:t>
            </w:r>
            <w:r>
              <w:fldChar w:fldCharType="end"/>
            </w:r>
          </w:hyperlink>
        </w:p>
        <w:p w:rsidR="00AE4B73" w:rsidP="7C13826B" w:rsidRDefault="008D2BD0" w14:paraId="7C0305B2" w14:textId="24B1376A">
          <w:pPr>
            <w:pStyle w:val="TOC2"/>
            <w:tabs>
              <w:tab w:val="right" w:leader="dot" w:pos="8640"/>
            </w:tabs>
            <w:rPr>
              <w:rStyle w:val="Hyperlink"/>
              <w:noProof/>
              <w:kern w:val="2"/>
              <w:lang w:eastAsia="ja-JP"/>
              <w14:ligatures w14:val="standardContextual"/>
            </w:rPr>
          </w:pPr>
          <w:hyperlink w:anchor="_Toc1413982788">
            <w:r w:rsidRPr="7C13826B" w:rsidR="7C13826B">
              <w:rPr>
                <w:rStyle w:val="Hyperlink"/>
              </w:rPr>
              <w:t>Acteurs et personas</w:t>
            </w:r>
            <w:r>
              <w:tab/>
            </w:r>
            <w:r>
              <w:fldChar w:fldCharType="begin"/>
            </w:r>
            <w:r>
              <w:instrText xml:space="preserve">PAGEREF _Toc1413982788 \h</w:instrText>
            </w:r>
            <w:r>
              <w:fldChar w:fldCharType="separate"/>
            </w:r>
            <w:r w:rsidRPr="7C13826B" w:rsidR="7C13826B">
              <w:rPr>
                <w:rStyle w:val="Hyperlink"/>
              </w:rPr>
              <w:t>5</w:t>
            </w:r>
            <w:r>
              <w:fldChar w:fldCharType="end"/>
            </w:r>
          </w:hyperlink>
        </w:p>
        <w:p w:rsidR="00AE4B73" w:rsidP="7C13826B" w:rsidRDefault="008D2BD0" w14:paraId="1AFE6FB5" w14:textId="5759C10D">
          <w:pPr>
            <w:pStyle w:val="TOC1"/>
            <w:tabs>
              <w:tab w:val="right" w:leader="dot" w:pos="8640"/>
            </w:tabs>
            <w:rPr>
              <w:rStyle w:val="Hyperlink"/>
              <w:noProof/>
              <w:kern w:val="2"/>
              <w:lang w:eastAsia="ja-JP"/>
              <w14:ligatures w14:val="standardContextual"/>
            </w:rPr>
          </w:pPr>
          <w:hyperlink w:anchor="_Toc914772588">
            <w:r w:rsidRPr="7C13826B" w:rsidR="7C13826B">
              <w:rPr>
                <w:rStyle w:val="Hyperlink"/>
              </w:rPr>
              <w:t>Cas d’utilisation</w:t>
            </w:r>
            <w:r>
              <w:tab/>
            </w:r>
            <w:r>
              <w:fldChar w:fldCharType="begin"/>
            </w:r>
            <w:r>
              <w:instrText xml:space="preserve">PAGEREF _Toc914772588 \h</w:instrText>
            </w:r>
            <w:r>
              <w:fldChar w:fldCharType="separate"/>
            </w:r>
            <w:r w:rsidRPr="7C13826B" w:rsidR="7C13826B">
              <w:rPr>
                <w:rStyle w:val="Hyperlink"/>
              </w:rPr>
              <w:t>6</w:t>
            </w:r>
            <w:r>
              <w:fldChar w:fldCharType="end"/>
            </w:r>
          </w:hyperlink>
        </w:p>
        <w:p w:rsidR="00AE4B73" w:rsidP="7C13826B" w:rsidRDefault="008D2BD0" w14:paraId="2E1037EA" w14:textId="1234EFF4">
          <w:pPr>
            <w:pStyle w:val="TOC2"/>
            <w:tabs>
              <w:tab w:val="right" w:leader="dot" w:pos="8640"/>
            </w:tabs>
            <w:rPr>
              <w:rStyle w:val="Hyperlink"/>
              <w:noProof/>
              <w:kern w:val="2"/>
              <w:lang w:eastAsia="ja-JP"/>
              <w14:ligatures w14:val="standardContextual"/>
            </w:rPr>
          </w:pPr>
          <w:hyperlink w:anchor="_Toc1104866405">
            <w:r w:rsidRPr="7C13826B" w:rsidR="7C13826B">
              <w:rPr>
                <w:rStyle w:val="Hyperlink"/>
              </w:rPr>
              <w:t>Description des cas d’utilisation</w:t>
            </w:r>
            <w:r>
              <w:tab/>
            </w:r>
            <w:r>
              <w:fldChar w:fldCharType="begin"/>
            </w:r>
            <w:r>
              <w:instrText xml:space="preserve">PAGEREF _Toc1104866405 \h</w:instrText>
            </w:r>
            <w:r>
              <w:fldChar w:fldCharType="separate"/>
            </w:r>
            <w:r w:rsidRPr="7C13826B" w:rsidR="7C13826B">
              <w:rPr>
                <w:rStyle w:val="Hyperlink"/>
              </w:rPr>
              <w:t>7</w:t>
            </w:r>
            <w:r>
              <w:fldChar w:fldCharType="end"/>
            </w:r>
          </w:hyperlink>
        </w:p>
        <w:p w:rsidR="00AE4B73" w:rsidP="7C13826B" w:rsidRDefault="008D2BD0" w14:paraId="3F3DD896" w14:textId="233B6E04">
          <w:pPr>
            <w:pStyle w:val="TOC2"/>
            <w:tabs>
              <w:tab w:val="right" w:leader="dot" w:pos="8640"/>
            </w:tabs>
            <w:rPr>
              <w:rStyle w:val="Hyperlink"/>
              <w:noProof/>
              <w:kern w:val="2"/>
              <w:lang w:eastAsia="ja-JP"/>
              <w14:ligatures w14:val="standardContextual"/>
            </w:rPr>
          </w:pPr>
          <w:hyperlink w:anchor="_Toc360911189">
            <w:r w:rsidRPr="7C13826B" w:rsidR="7C13826B">
              <w:rPr>
                <w:rStyle w:val="Hyperlink"/>
              </w:rPr>
              <w:t>Cas d’utilisations détaillés</w:t>
            </w:r>
            <w:r>
              <w:tab/>
            </w:r>
            <w:r>
              <w:fldChar w:fldCharType="begin"/>
            </w:r>
            <w:r>
              <w:instrText xml:space="preserve">PAGEREF _Toc360911189 \h</w:instrText>
            </w:r>
            <w:r>
              <w:fldChar w:fldCharType="separate"/>
            </w:r>
            <w:r w:rsidRPr="7C13826B" w:rsidR="7C13826B">
              <w:rPr>
                <w:rStyle w:val="Hyperlink"/>
              </w:rPr>
              <w:t>7</w:t>
            </w:r>
            <w:r>
              <w:fldChar w:fldCharType="end"/>
            </w:r>
          </w:hyperlink>
        </w:p>
        <w:p w:rsidR="00AE4B73" w:rsidP="7C13826B" w:rsidRDefault="008D2BD0" w14:paraId="42AABE65" w14:textId="1B407FC2">
          <w:pPr>
            <w:pStyle w:val="TOC3"/>
            <w:tabs>
              <w:tab w:val="right" w:leader="dot" w:pos="8640"/>
            </w:tabs>
            <w:rPr>
              <w:rStyle w:val="Hyperlink"/>
              <w:noProof/>
              <w:kern w:val="2"/>
              <w:lang w:eastAsia="ja-JP"/>
              <w14:ligatures w14:val="standardContextual"/>
            </w:rPr>
          </w:pPr>
          <w:hyperlink w:anchor="_Toc862987251">
            <w:r w:rsidRPr="7C13826B" w:rsidR="7C13826B">
              <w:rPr>
                <w:rStyle w:val="Hyperlink"/>
              </w:rPr>
              <w:t>CU-02-IX   SUPPRIMER UNE CLASSE</w:t>
            </w:r>
            <w:r>
              <w:tab/>
            </w:r>
            <w:r>
              <w:fldChar w:fldCharType="begin"/>
            </w:r>
            <w:r>
              <w:instrText xml:space="preserve">PAGEREF _Toc862987251 \h</w:instrText>
            </w:r>
            <w:r>
              <w:fldChar w:fldCharType="separate"/>
            </w:r>
            <w:r w:rsidRPr="7C13826B" w:rsidR="7C13826B">
              <w:rPr>
                <w:rStyle w:val="Hyperlink"/>
              </w:rPr>
              <w:t>8</w:t>
            </w:r>
            <w:r>
              <w:fldChar w:fldCharType="end"/>
            </w:r>
          </w:hyperlink>
        </w:p>
        <w:p w:rsidR="00AE4B73" w:rsidP="7C13826B" w:rsidRDefault="008D2BD0" w14:paraId="2B57029B" w14:textId="423858F9">
          <w:pPr>
            <w:pStyle w:val="TOC3"/>
            <w:tabs>
              <w:tab w:val="right" w:leader="dot" w:pos="8640"/>
            </w:tabs>
            <w:rPr>
              <w:rStyle w:val="Hyperlink"/>
              <w:noProof/>
              <w:kern w:val="2"/>
              <w:lang w:eastAsia="ja-JP"/>
              <w14:ligatures w14:val="standardContextual"/>
            </w:rPr>
          </w:pPr>
          <w:hyperlink w:anchor="_Toc1072101336">
            <w:r w:rsidRPr="7C13826B" w:rsidR="7C13826B">
              <w:rPr>
                <w:rStyle w:val="Hyperlink"/>
              </w:rPr>
              <w:t>CU-01-I   CRÉER UN NOUVEAU PROJET FICHE DESCRIPTIVE</w:t>
            </w:r>
            <w:r>
              <w:tab/>
            </w:r>
            <w:r>
              <w:fldChar w:fldCharType="begin"/>
            </w:r>
            <w:r>
              <w:instrText xml:space="preserve">PAGEREF _Toc1072101336 \h</w:instrText>
            </w:r>
            <w:r>
              <w:fldChar w:fldCharType="separate"/>
            </w:r>
            <w:r w:rsidRPr="7C13826B" w:rsidR="7C13826B">
              <w:rPr>
                <w:rStyle w:val="Hyperlink"/>
              </w:rPr>
              <w:t>9</w:t>
            </w:r>
            <w:r>
              <w:fldChar w:fldCharType="end"/>
            </w:r>
          </w:hyperlink>
        </w:p>
        <w:p w:rsidR="00AE4B73" w:rsidP="7C13826B" w:rsidRDefault="008D2BD0" w14:paraId="440BCCF3" w14:textId="40F3941C">
          <w:pPr>
            <w:pStyle w:val="TOC3"/>
            <w:tabs>
              <w:tab w:val="right" w:leader="dot" w:pos="8640"/>
            </w:tabs>
            <w:rPr>
              <w:rStyle w:val="Hyperlink"/>
              <w:noProof/>
              <w:kern w:val="2"/>
              <w:lang w:eastAsia="ja-JP"/>
              <w14:ligatures w14:val="standardContextual"/>
            </w:rPr>
          </w:pPr>
          <w:hyperlink w:anchor="_Toc1194633438">
            <w:r w:rsidRPr="7C13826B" w:rsidR="7C13826B">
              <w:rPr>
                <w:rStyle w:val="Hyperlink"/>
              </w:rPr>
              <w:t>CU-02-XIII EXPORTER une classe</w:t>
            </w:r>
            <w:r>
              <w:tab/>
            </w:r>
            <w:r>
              <w:fldChar w:fldCharType="begin"/>
            </w:r>
            <w:r>
              <w:instrText xml:space="preserve">PAGEREF _Toc1194633438 \h</w:instrText>
            </w:r>
            <w:r>
              <w:fldChar w:fldCharType="separate"/>
            </w:r>
            <w:r w:rsidRPr="7C13826B" w:rsidR="7C13826B">
              <w:rPr>
                <w:rStyle w:val="Hyperlink"/>
              </w:rPr>
              <w:t>11</w:t>
            </w:r>
            <w:r>
              <w:fldChar w:fldCharType="end"/>
            </w:r>
          </w:hyperlink>
        </w:p>
        <w:p w:rsidR="423FF03D" w:rsidP="423FF03D" w:rsidRDefault="008D2BD0" w14:paraId="2C407A69" w14:textId="49D962E5">
          <w:pPr>
            <w:pStyle w:val="TOC3"/>
            <w:tabs>
              <w:tab w:val="right" w:leader="dot" w:pos="8640"/>
            </w:tabs>
            <w:rPr>
              <w:rStyle w:val="Hyperlink"/>
            </w:rPr>
          </w:pPr>
          <w:hyperlink w:anchor="_Toc1340240640">
            <w:r w:rsidRPr="7C13826B" w:rsidR="7C13826B">
              <w:rPr>
                <w:rStyle w:val="Hyperlink"/>
              </w:rPr>
              <w:t>CU-02-VIII Modifier une Méthode</w:t>
            </w:r>
            <w:r>
              <w:tab/>
            </w:r>
            <w:r>
              <w:fldChar w:fldCharType="begin"/>
            </w:r>
            <w:r>
              <w:instrText xml:space="preserve">PAGEREF _Toc1340240640 \h</w:instrText>
            </w:r>
            <w:r>
              <w:fldChar w:fldCharType="separate"/>
            </w:r>
            <w:r w:rsidRPr="7C13826B" w:rsidR="7C13826B">
              <w:rPr>
                <w:rStyle w:val="Hyperlink"/>
              </w:rPr>
              <w:t>15</w:t>
            </w:r>
            <w:r>
              <w:fldChar w:fldCharType="end"/>
            </w:r>
          </w:hyperlink>
        </w:p>
        <w:p w:rsidR="7C13826B" w:rsidP="7C13826B" w:rsidRDefault="7C13826B" w14:paraId="4FA4C878" w14:textId="239A135B">
          <w:pPr>
            <w:pStyle w:val="TOC3"/>
            <w:tabs>
              <w:tab w:val="right" w:leader="dot" w:pos="8640"/>
            </w:tabs>
            <w:rPr>
              <w:rStyle w:val="Hyperlink"/>
            </w:rPr>
          </w:pPr>
          <w:hyperlink w:anchor="_Toc1490536300">
            <w:r w:rsidRPr="7C13826B" w:rsidR="7C13826B">
              <w:rPr>
                <w:rStyle w:val="Hyperlink"/>
              </w:rPr>
              <w:t>CU-02-I AJOUTER une classe</w:t>
            </w:r>
            <w:r>
              <w:tab/>
            </w:r>
            <w:r>
              <w:fldChar w:fldCharType="begin"/>
            </w:r>
            <w:r>
              <w:instrText xml:space="preserve">PAGEREF _Toc1490536300 \h</w:instrText>
            </w:r>
            <w:r>
              <w:fldChar w:fldCharType="separate"/>
            </w:r>
            <w:r w:rsidRPr="7C13826B" w:rsidR="7C13826B">
              <w:rPr>
                <w:rStyle w:val="Hyperlink"/>
              </w:rPr>
              <w:t>17</w:t>
            </w:r>
            <w:r>
              <w:fldChar w:fldCharType="end"/>
            </w:r>
          </w:hyperlink>
        </w:p>
        <w:p w:rsidR="7C13826B" w:rsidP="7C13826B" w:rsidRDefault="7C13826B" w14:paraId="326713CC" w14:textId="2C7F1434">
          <w:pPr>
            <w:pStyle w:val="TOC1"/>
            <w:tabs>
              <w:tab w:val="right" w:leader="dot" w:pos="8640"/>
            </w:tabs>
            <w:rPr>
              <w:rStyle w:val="Hyperlink"/>
            </w:rPr>
          </w:pPr>
          <w:hyperlink w:anchor="_Toc911685069">
            <w:r w:rsidRPr="7C13826B" w:rsidR="7C13826B">
              <w:rPr>
                <w:rStyle w:val="Hyperlink"/>
              </w:rPr>
              <w:t>CU-02-XIV – Modifier caractéristiques de classe</w:t>
            </w:r>
            <w:r>
              <w:tab/>
            </w:r>
            <w:r>
              <w:fldChar w:fldCharType="begin"/>
            </w:r>
            <w:r>
              <w:instrText xml:space="preserve">PAGEREF _Toc911685069 \h</w:instrText>
            </w:r>
            <w:r>
              <w:fldChar w:fldCharType="separate"/>
            </w:r>
            <w:r w:rsidRPr="7C13826B" w:rsidR="7C13826B">
              <w:rPr>
                <w:rStyle w:val="Hyperlink"/>
              </w:rPr>
              <w:t>20</w:t>
            </w:r>
            <w:r>
              <w:fldChar w:fldCharType="end"/>
            </w:r>
          </w:hyperlink>
        </w:p>
        <w:p w:rsidR="7C13826B" w:rsidP="7C13826B" w:rsidRDefault="7C13826B" w14:paraId="4B1004EF" w14:textId="5C695D7E">
          <w:pPr>
            <w:pStyle w:val="TOC3"/>
            <w:tabs>
              <w:tab w:val="right" w:leader="dot" w:pos="8640"/>
            </w:tabs>
            <w:rPr>
              <w:rStyle w:val="Hyperlink"/>
            </w:rPr>
          </w:pPr>
          <w:hyperlink w:anchor="_Toc1841477338">
            <w:r w:rsidRPr="7C13826B" w:rsidR="7C13826B">
              <w:rPr>
                <w:rStyle w:val="Hyperlink"/>
              </w:rPr>
              <w:t>CU-02-V ajouter un héritage</w:t>
            </w:r>
            <w:r>
              <w:tab/>
            </w:r>
            <w:r>
              <w:fldChar w:fldCharType="begin"/>
            </w:r>
            <w:r>
              <w:instrText xml:space="preserve">PAGEREF _Toc1841477338 \h</w:instrText>
            </w:r>
            <w:r>
              <w:fldChar w:fldCharType="separate"/>
            </w:r>
            <w:r w:rsidRPr="7C13826B" w:rsidR="7C13826B">
              <w:rPr>
                <w:rStyle w:val="Hyperlink"/>
              </w:rPr>
              <w:t>22</w:t>
            </w:r>
            <w:r>
              <w:fldChar w:fldCharType="end"/>
            </w:r>
          </w:hyperlink>
        </w:p>
        <w:p w:rsidR="7C13826B" w:rsidP="7C13826B" w:rsidRDefault="7C13826B" w14:paraId="3002D58C" w14:textId="49437AB6">
          <w:pPr>
            <w:pStyle w:val="TOC1"/>
            <w:tabs>
              <w:tab w:val="right" w:leader="dot" w:pos="8640"/>
            </w:tabs>
            <w:rPr>
              <w:rStyle w:val="Hyperlink"/>
            </w:rPr>
          </w:pPr>
          <w:hyperlink w:anchor="_Toc1155680715">
            <w:r w:rsidRPr="7C13826B" w:rsidR="7C13826B">
              <w:rPr>
                <w:rStyle w:val="Hyperlink"/>
              </w:rPr>
              <w:t>Plan de test</w:t>
            </w:r>
            <w:r>
              <w:tab/>
            </w:r>
            <w:r>
              <w:fldChar w:fldCharType="begin"/>
            </w:r>
            <w:r>
              <w:instrText xml:space="preserve">PAGEREF _Toc1155680715 \h</w:instrText>
            </w:r>
            <w:r>
              <w:fldChar w:fldCharType="separate"/>
            </w:r>
            <w:r w:rsidRPr="7C13826B" w:rsidR="7C13826B">
              <w:rPr>
                <w:rStyle w:val="Hyperlink"/>
              </w:rPr>
              <w:t>26</w:t>
            </w:r>
            <w:r>
              <w:fldChar w:fldCharType="end"/>
            </w:r>
          </w:hyperlink>
          <w:r>
            <w:fldChar w:fldCharType="end"/>
          </w:r>
        </w:p>
      </w:sdtContent>
    </w:sdt>
    <w:p w:rsidR="00AE4B73" w:rsidRDefault="00AE4B73" w14:paraId="0F8CDCCE" w14:textId="5922FCF1"/>
    <w:p w:rsidR="00F7472D" w:rsidRDefault="0F5F4627" w14:paraId="38B36F4A" w14:textId="6F217FFF">
      <w:pPr>
        <w:pStyle w:val="TOC1"/>
        <w:tabs>
          <w:tab w:val="right" w:leader="dot" w:pos="8630"/>
        </w:tabs>
        <w:rPr>
          <w:noProof/>
          <w:kern w:val="2"/>
          <w:lang w:eastAsia="ja-JP"/>
          <w14:ligatures w14:val="standardContextual"/>
        </w:rPr>
      </w:pPr>
      <w:r>
        <w:fldChar w:fldCharType="begin"/>
      </w:r>
      <w:r>
        <w:instrText>TOC \o "1-3" \h \z \u</w:instrText>
      </w:r>
      <w:r>
        <w:fldChar w:fldCharType="separate"/>
      </w:r>
    </w:p>
    <w:p w:rsidR="0F5F4627" w:rsidP="00AE4B73" w:rsidRDefault="0F5F4627" w14:paraId="5EAB545C" w14:textId="27035DBE">
      <w:pPr>
        <w:pStyle w:val="TOC2"/>
        <w:tabs>
          <w:tab w:val="right" w:leader="dot" w:pos="8640"/>
        </w:tabs>
        <w:ind w:left="0"/>
        <w:rPr>
          <w:rStyle w:val="Hyperlink"/>
        </w:rPr>
      </w:pPr>
      <w:r>
        <w:fldChar w:fldCharType="end"/>
      </w:r>
    </w:p>
    <w:p w:rsidR="00970E4C" w:rsidRDefault="00970E4C" w14:paraId="74F2AC60" w14:textId="30CBD54B"/>
    <w:p w:rsidR="00970E4C" w:rsidRDefault="00970E4C" w14:paraId="767B25D0" w14:textId="77777777">
      <w:pPr>
        <w:sectPr w:rsidR="00970E4C">
          <w:headerReference w:type="default" r:id="rId14"/>
          <w:footerReference w:type="default" r:id="rId15"/>
          <w:pgSz w:w="12240" w:h="15840" w:orient="portrait"/>
          <w:pgMar w:top="1440" w:right="1800" w:bottom="1440" w:left="1800" w:header="708" w:footer="708" w:gutter="0"/>
          <w:cols w:space="708"/>
          <w:docGrid w:linePitch="360"/>
        </w:sectPr>
      </w:pPr>
    </w:p>
    <w:p w:rsidR="00C166DD" w:rsidP="3693D1E4" w:rsidRDefault="007F24AF" w14:paraId="4E1A7724" w14:textId="0533E345">
      <w:pPr>
        <w:pStyle w:val="Heading1"/>
        <w:rPr>
          <w:color w:val="0070C0"/>
        </w:rPr>
      </w:pPr>
      <w:bookmarkStart w:name="_Toc1609771341" w:id="1477436170"/>
      <w:r w:rsidRPr="7C13826B" w:rsidR="642448D1">
        <w:rPr>
          <w:color w:val="0070C0"/>
        </w:rPr>
        <w:t>Introduction</w:t>
      </w:r>
      <w:bookmarkEnd w:id="1477436170"/>
    </w:p>
    <w:p w:rsidR="5B701B19" w:rsidRDefault="5B701B19" w14:paraId="6C137C02" w14:textId="579DD85E">
      <w:r>
        <w:t>Timmy Fortran, un programmeur avec une expérience significative, a sollicité notre équipe pour développer une solution innovante de création de squelettes de code. Notre groupe de quatre développeurs expérimentés a été choisi pour mener à bien ce projet.</w:t>
      </w:r>
      <w:r>
        <w:br/>
      </w:r>
      <w:r>
        <w:br/>
      </w:r>
      <w:r w:rsidR="3DDEF617">
        <w:t>La solution que nous développons permettra aux programmeurs de concevoir facilement, via un formulaire intuitif, des structures de code complètes. Ces structures incluront des classes avec attributs, méthodes, et constructeurs, ainsi que des interfaces avec méthodes abstraites, tout en assurant une gestion appropriée de l’héritage. Le système offrira la possibilité d’exporter les résultats en Kotlin et en C#.</w:t>
      </w:r>
    </w:p>
    <w:p w:rsidR="3DDEF617" w:rsidRDefault="3DDEF617" w14:paraId="21F6F68E" w14:textId="3F97162C">
      <w:r>
        <w:t>Ce document de conception et d'analyse détaille la mise en œuvre de ce projet.</w:t>
      </w:r>
    </w:p>
    <w:p w:rsidR="3DDEF617" w:rsidP="3DB8F10D" w:rsidRDefault="3DDEF617" w14:paraId="1C21C5E5" w14:textId="49BC1B61">
      <w:r>
        <w:t>Ce document de conception et d'analyse détaille la mise en œuvre de ce projet. Il commence par explorer les différents scénarios d'utilisation du système, suivi par la structure globale du projet. La section finale décrit les approches de travail adoptées par notre équipe.</w:t>
      </w:r>
    </w:p>
    <w:p w:rsidR="00B10DA4" w:rsidP="3693D1E4" w:rsidRDefault="4CDE7A11" w14:paraId="6A1C6B66" w14:textId="5225E453">
      <w:pPr>
        <w:pStyle w:val="Heading1"/>
        <w:rPr>
          <w:color w:val="0070C0"/>
        </w:rPr>
      </w:pPr>
      <w:bookmarkStart w:name="_Toc466845497" w:id="1054771450"/>
      <w:r w:rsidRPr="7C13826B" w:rsidR="71C94A54">
        <w:rPr>
          <w:color w:val="0070C0"/>
        </w:rPr>
        <w:t>Portée du projet</w:t>
      </w:r>
      <w:bookmarkEnd w:id="1054771450"/>
    </w:p>
    <w:p w:rsidR="00B10DA4" w:rsidP="3693D1E4" w:rsidRDefault="4CDE7A11" w14:paraId="44287156" w14:textId="0CA39B45">
      <w:r>
        <w:t xml:space="preserve">La solution sert à faciliter </w:t>
      </w:r>
      <w:r w:rsidR="265D9552">
        <w:t xml:space="preserve">et accélérer </w:t>
      </w:r>
      <w:r>
        <w:t>le développement de code en C# ou Kotlin.</w:t>
      </w:r>
      <w:r w:rsidR="24E6124D">
        <w:t xml:space="preserve">  </w:t>
      </w:r>
      <w:r w:rsidR="41B367A1">
        <w:t xml:space="preserve">Elle permet donc </w:t>
      </w:r>
      <w:r w:rsidR="3C06A585">
        <w:t>au programmeur</w:t>
      </w:r>
      <w:r w:rsidR="41B367A1">
        <w:t xml:space="preserve"> de </w:t>
      </w:r>
      <w:r w:rsidR="2E816D38">
        <w:t xml:space="preserve">créer des projets </w:t>
      </w:r>
      <w:r w:rsidR="70796C61">
        <w:t>puis</w:t>
      </w:r>
      <w:r w:rsidR="2E816D38">
        <w:t xml:space="preserve"> de générer des squelettes de codes à partir d</w:t>
      </w:r>
      <w:r w:rsidR="22B1EFF8">
        <w:t>e</w:t>
      </w:r>
      <w:r w:rsidR="2E816D38">
        <w:t xml:space="preserve"> formulaire</w:t>
      </w:r>
      <w:r w:rsidR="666CD3DB">
        <w:t>s</w:t>
      </w:r>
      <w:r w:rsidR="5580E0E1">
        <w:t xml:space="preserve">.  Chaque projet doit être pouvoir être exporté en C# ou en Kotlin.  </w:t>
      </w:r>
    </w:p>
    <w:p w:rsidR="00B10DA4" w:rsidP="3693D1E4" w:rsidRDefault="485399AE" w14:paraId="07B1B2EC" w14:textId="49AE4069">
      <w:r>
        <w:t>De plus, le système doit pouvoir enregistrer les projets pour une récupération ultérieure</w:t>
      </w:r>
      <w:r w:rsidR="75309BAE">
        <w:t>.</w:t>
      </w:r>
    </w:p>
    <w:p w:rsidR="423FF03D" w:rsidP="423FF03D" w:rsidRDefault="423FF03D" w14:paraId="531350D1" w14:textId="21D2AFB0"/>
    <w:p w:rsidR="423FF03D" w:rsidP="423FF03D" w:rsidRDefault="423FF03D" w14:paraId="7E5B6653" w14:textId="58D40659"/>
    <w:p w:rsidR="00B10DA4" w:rsidP="2351AF11" w:rsidRDefault="0A0C2C06" w14:paraId="64CD2909" w14:textId="17986501">
      <w:pPr>
        <w:rPr>
          <w:b/>
          <w:bCs/>
        </w:rPr>
      </w:pPr>
      <w:r w:rsidRPr="423FF03D">
        <w:rPr>
          <w:b/>
          <w:bCs/>
        </w:rPr>
        <w:t>DÉFINITION</w:t>
      </w:r>
      <w:r w:rsidRPr="423FF03D" w:rsidR="4E9CF88A">
        <w:rPr>
          <w:b/>
          <w:bCs/>
        </w:rPr>
        <w:t>S</w:t>
      </w:r>
      <w:r w:rsidRPr="423FF03D">
        <w:rPr>
          <w:b/>
          <w:bCs/>
        </w:rPr>
        <w:t xml:space="preserve"> et ACRONYMES</w:t>
      </w:r>
    </w:p>
    <w:p w:rsidRPr="002C2538" w:rsidR="002C2538" w:rsidP="002C2538" w:rsidRDefault="0D180F83" w14:paraId="5A38C744" w14:textId="7C17928D">
      <w:r>
        <w:t>CU</w:t>
      </w:r>
      <w:r w:rsidR="002C2538">
        <w:tab/>
      </w:r>
      <w:r w:rsidR="002C2538">
        <w:tab/>
      </w:r>
      <w:r>
        <w:t>Cas d’utilisation</w:t>
      </w:r>
    </w:p>
    <w:p w:rsidR="2351AF11" w:rsidRDefault="2351AF11" w14:paraId="14DE7517" w14:textId="7F83CB6B">
      <w:r>
        <w:br w:type="page"/>
      </w:r>
    </w:p>
    <w:p w:rsidR="2AAB1407" w:rsidP="1062B05A" w:rsidRDefault="2AAB1407" w14:paraId="233299F2" w14:textId="4DA5CCDC">
      <w:pPr>
        <w:pStyle w:val="Heading1"/>
        <w:rPr>
          <w:color w:val="0070C0"/>
        </w:rPr>
      </w:pPr>
      <w:bookmarkStart w:name="_Toc926647588" w:id="1216644227"/>
      <w:r w:rsidRPr="7C13826B" w:rsidR="72346616">
        <w:rPr>
          <w:color w:val="0070C0"/>
        </w:rPr>
        <w:t>Étude</w:t>
      </w:r>
      <w:r w:rsidRPr="7C13826B" w:rsidR="512ED3BA">
        <w:rPr>
          <w:color w:val="0070C0"/>
        </w:rPr>
        <w:t xml:space="preserve"> de </w:t>
      </w:r>
      <w:r w:rsidRPr="7C13826B" w:rsidR="45989FAD">
        <w:rPr>
          <w:color w:val="0070C0"/>
        </w:rPr>
        <w:t>faisabilité</w:t>
      </w:r>
      <w:bookmarkEnd w:id="1216644227"/>
    </w:p>
    <w:p w:rsidR="2351AF11" w:rsidP="2351AF11" w:rsidRDefault="2351AF11" w14:paraId="4BCFEA79" w14:textId="73069815"/>
    <w:p w:rsidR="00463992" w:rsidP="2351AF11" w:rsidRDefault="74637757" w14:paraId="11BCA400" w14:textId="5FE0E14C">
      <w:pPr>
        <w:pStyle w:val="Heading2"/>
        <w:rPr>
          <w:color w:val="0070C0"/>
        </w:rPr>
      </w:pPr>
      <w:bookmarkStart w:name="_Toc107715060" w:id="578413273"/>
      <w:r w:rsidRPr="7C13826B" w:rsidR="61C5C6AD">
        <w:rPr>
          <w:color w:val="0070C0"/>
        </w:rPr>
        <w:t>Technologique</w:t>
      </w:r>
      <w:bookmarkEnd w:id="578413273"/>
    </w:p>
    <w:p w:rsidR="307F9D52" w:rsidP="307F9D52" w:rsidRDefault="4B23B372" w14:paraId="2E6DE62E" w14:textId="498AB114">
      <w:r>
        <w:t xml:space="preserve">Le logiciel de génération </w:t>
      </w:r>
      <w:r w:rsidR="38174F68">
        <w:t xml:space="preserve">et d’exportation </w:t>
      </w:r>
      <w:r>
        <w:t>de code en Kotlin et C#</w:t>
      </w:r>
      <w:r w:rsidR="39A2AE40">
        <w:t xml:space="preserve"> comporte </w:t>
      </w:r>
      <w:r w:rsidR="5F461E47">
        <w:t>peu</w:t>
      </w:r>
      <w:r w:rsidR="39A2AE40">
        <w:t xml:space="preserve"> </w:t>
      </w:r>
      <w:r w:rsidR="5F461E47">
        <w:t>de</w:t>
      </w:r>
      <w:r w:rsidR="39A2AE40">
        <w:t xml:space="preserve"> contraintes technologiques</w:t>
      </w:r>
      <w:r w:rsidR="185E5D0B">
        <w:t xml:space="preserve">. </w:t>
      </w:r>
      <w:r w:rsidR="148D8BD2">
        <w:t xml:space="preserve">Le logiciel utilisera des fichiers locaux pour enregistrer </w:t>
      </w:r>
      <w:r w:rsidR="418AABE3">
        <w:t>des données</w:t>
      </w:r>
      <w:r w:rsidR="148D8BD2">
        <w:t xml:space="preserve"> d’une session à l’autre.</w:t>
      </w:r>
      <w:r w:rsidR="4D60095D">
        <w:t xml:space="preserve">  </w:t>
      </w:r>
    </w:p>
    <w:p w:rsidRPr="00511F16" w:rsidR="00511F16" w:rsidP="00511F16" w:rsidRDefault="00511F16" w14:paraId="2FDF8B25" w14:textId="58DA142F"/>
    <w:p w:rsidR="00DB3C58" w:rsidP="3693D1E4" w:rsidRDefault="00DB3C58" w14:paraId="52FFD25A" w14:textId="38A157D5">
      <w:pPr>
        <w:pStyle w:val="Heading2"/>
        <w:rPr>
          <w:color w:val="0070C0"/>
        </w:rPr>
      </w:pPr>
      <w:bookmarkStart w:name="_Toc1521058045" w:id="92383739"/>
      <w:r w:rsidRPr="7C13826B" w:rsidR="3E9D1FD3">
        <w:rPr>
          <w:color w:val="0070C0"/>
        </w:rPr>
        <w:t>Économique</w:t>
      </w:r>
      <w:bookmarkEnd w:id="92383739"/>
      <w:r w:rsidRPr="7C13826B" w:rsidR="3E9D1FD3">
        <w:rPr>
          <w:color w:val="0070C0"/>
        </w:rPr>
        <w:t xml:space="preserve"> </w:t>
      </w:r>
    </w:p>
    <w:p w:rsidR="00511F16" w:rsidP="00511F16" w:rsidRDefault="003A2BAA" w14:paraId="7D5B18B1" w14:textId="5C69727E">
      <w:r>
        <w:t xml:space="preserve">Il </w:t>
      </w:r>
      <w:r w:rsidR="00AD45C4">
        <w:t xml:space="preserve">n’y a pas </w:t>
      </w:r>
      <w:r w:rsidR="00501A80">
        <w:t>d’implication économique</w:t>
      </w:r>
      <w:r w:rsidR="00BE553A">
        <w:t xml:space="preserve"> puisque </w:t>
      </w:r>
      <w:r w:rsidR="005167DD">
        <w:t>les développeurs</w:t>
      </w:r>
      <w:r w:rsidR="00BE553A">
        <w:t xml:space="preserve"> ne sont pas </w:t>
      </w:r>
      <w:r w:rsidR="006F72E3">
        <w:t>rémunérés</w:t>
      </w:r>
      <w:r w:rsidR="00BE553A">
        <w:t xml:space="preserve"> </w:t>
      </w:r>
      <w:r w:rsidR="00924654">
        <w:t xml:space="preserve">et il </w:t>
      </w:r>
      <w:r w:rsidR="00FA6790">
        <w:t>n’y a pas d’autre</w:t>
      </w:r>
      <w:r w:rsidR="2E1349F5">
        <w:t>s</w:t>
      </w:r>
      <w:r w:rsidR="00FA6790">
        <w:t xml:space="preserve"> coût</w:t>
      </w:r>
      <w:r w:rsidR="5F37A5F7">
        <w:t>s</w:t>
      </w:r>
      <w:r w:rsidR="00FA6790">
        <w:t xml:space="preserve"> de développement</w:t>
      </w:r>
      <w:r w:rsidR="47E78024">
        <w:t xml:space="preserve">, pas de serveur, pas d’hébergement </w:t>
      </w:r>
      <w:r w:rsidR="00C03EC6">
        <w:t>nécessaire</w:t>
      </w:r>
      <w:r w:rsidR="47E78024">
        <w:t>.</w:t>
      </w:r>
    </w:p>
    <w:p w:rsidRPr="00511F16" w:rsidR="00511F16" w:rsidP="00511F16" w:rsidRDefault="00511F16" w14:paraId="6B3BF101" w14:textId="77777777"/>
    <w:p w:rsidR="00DB3C58" w:rsidP="3693D1E4" w:rsidRDefault="005D3723" w14:paraId="72F82711" w14:textId="582751F6">
      <w:pPr>
        <w:pStyle w:val="Heading2"/>
        <w:rPr>
          <w:color w:val="0070C0"/>
        </w:rPr>
      </w:pPr>
      <w:bookmarkStart w:name="_Toc1680394614" w:id="1411383659"/>
      <w:r w:rsidRPr="7C13826B" w:rsidR="6717DBC3">
        <w:rPr>
          <w:color w:val="0070C0"/>
        </w:rPr>
        <w:t>Légal</w:t>
      </w:r>
      <w:bookmarkEnd w:id="1411383659"/>
      <w:r w:rsidRPr="7C13826B" w:rsidR="6717DBC3">
        <w:rPr>
          <w:color w:val="0070C0"/>
        </w:rPr>
        <w:t xml:space="preserve"> </w:t>
      </w:r>
    </w:p>
    <w:p w:rsidR="00511F16" w:rsidP="00511F16" w:rsidRDefault="005264AB" w14:paraId="2384FF1E" w14:textId="04A909FA">
      <w:r>
        <w:t xml:space="preserve">Au niveau légal, </w:t>
      </w:r>
      <w:r w:rsidR="00A502EB">
        <w:t xml:space="preserve">aucune information d’utilisateur n’est </w:t>
      </w:r>
      <w:r w:rsidR="00802941">
        <w:t>gardée</w:t>
      </w:r>
      <w:r w:rsidR="00A502EB">
        <w:t xml:space="preserve"> donc </w:t>
      </w:r>
      <w:r w:rsidR="003224CC">
        <w:t xml:space="preserve">il n’y a pas de souci de ce </w:t>
      </w:r>
      <w:r w:rsidR="00802941">
        <w:t>côté</w:t>
      </w:r>
      <w:r w:rsidR="003224CC">
        <w:t>.</w:t>
      </w:r>
      <w:r w:rsidR="76F405D6">
        <w:t xml:space="preserve"> La génération de squelette de code est complètement légale.</w:t>
      </w:r>
      <w:r w:rsidR="00C4378D">
        <w:t xml:space="preserve"> Nous ne sommes pas responsables </w:t>
      </w:r>
      <w:r w:rsidR="00C03EC6">
        <w:t>du code généré par les utilisateurs.</w:t>
      </w:r>
    </w:p>
    <w:p w:rsidRPr="00511F16" w:rsidR="00511F16" w:rsidP="00511F16" w:rsidRDefault="00511F16" w14:paraId="56DC62DA" w14:textId="77777777"/>
    <w:p w:rsidR="005D3723" w:rsidP="3693D1E4" w:rsidRDefault="005D3723" w14:paraId="5C4DED76" w14:textId="070CA0E3">
      <w:pPr>
        <w:pStyle w:val="Heading2"/>
        <w:rPr>
          <w:color w:val="0070C0"/>
        </w:rPr>
      </w:pPr>
      <w:bookmarkStart w:name="_Toc1236610547" w:id="449010447"/>
      <w:r w:rsidRPr="7C13826B" w:rsidR="6717DBC3">
        <w:rPr>
          <w:color w:val="0070C0"/>
        </w:rPr>
        <w:t>Opérationnel</w:t>
      </w:r>
      <w:bookmarkEnd w:id="449010447"/>
      <w:r w:rsidRPr="7C13826B" w:rsidR="6717DBC3">
        <w:rPr>
          <w:color w:val="0070C0"/>
        </w:rPr>
        <w:t xml:space="preserve"> </w:t>
      </w:r>
    </w:p>
    <w:p w:rsidR="0015086D" w:rsidP="2351AF11" w:rsidRDefault="78E907DC" w14:paraId="0BE0250B" w14:textId="6D20566D">
      <w:pPr>
        <w:rPr>
          <w:b/>
          <w:bCs/>
        </w:rPr>
      </w:pPr>
      <w:r w:rsidRPr="2351AF11">
        <w:rPr>
          <w:b/>
          <w:bCs/>
        </w:rPr>
        <w:t>Les opérations du système</w:t>
      </w:r>
      <w:r w:rsidRPr="2351AF11" w:rsidR="0EC1F74B">
        <w:rPr>
          <w:b/>
          <w:bCs/>
        </w:rPr>
        <w:t xml:space="preserve"> sont </w:t>
      </w:r>
      <w:r w:rsidRPr="2351AF11" w:rsidR="67181E76">
        <w:rPr>
          <w:b/>
          <w:bCs/>
        </w:rPr>
        <w:t>organisées</w:t>
      </w:r>
      <w:r w:rsidRPr="2351AF11" w:rsidR="0EC1F74B">
        <w:rPr>
          <w:b/>
          <w:bCs/>
        </w:rPr>
        <w:t xml:space="preserve"> autour de la génération de squelettes de code.</w:t>
      </w:r>
      <w:r w:rsidRPr="2351AF11" w:rsidR="6067C168">
        <w:rPr>
          <w:b/>
          <w:bCs/>
        </w:rPr>
        <w:t xml:space="preserve"> Les utilisateurs du logiciel doivent pouvoir :</w:t>
      </w:r>
    </w:p>
    <w:p w:rsidR="0006225D" w:rsidP="008C67AB" w:rsidRDefault="00337C4E" w14:paraId="047BB205" w14:textId="7A35E80E">
      <w:pPr>
        <w:pStyle w:val="ListParagraph"/>
        <w:numPr>
          <w:ilvl w:val="0"/>
          <w:numId w:val="13"/>
        </w:numPr>
      </w:pPr>
      <w:r>
        <w:t xml:space="preserve">Gérer </w:t>
      </w:r>
      <w:r w:rsidR="00274479">
        <w:t>plus</w:t>
      </w:r>
      <w:r w:rsidR="003608F7">
        <w:t>ieurs projets en parallèle</w:t>
      </w:r>
    </w:p>
    <w:p w:rsidR="003608F7" w:rsidP="008C67AB" w:rsidRDefault="00D57888" w14:paraId="259EBC53" w14:textId="2BC3A95A">
      <w:pPr>
        <w:pStyle w:val="ListParagraph"/>
        <w:numPr>
          <w:ilvl w:val="0"/>
          <w:numId w:val="13"/>
        </w:numPr>
      </w:pPr>
      <w:r>
        <w:t>Personnaliser</w:t>
      </w:r>
      <w:r w:rsidR="002F7F80">
        <w:t xml:space="preserve"> </w:t>
      </w:r>
      <w:r w:rsidR="00D75CF9">
        <w:t>des classes</w:t>
      </w:r>
    </w:p>
    <w:p w:rsidR="00E85066" w:rsidP="008C67AB" w:rsidRDefault="00682EFD" w14:paraId="499E1483" w14:textId="26FDE55B">
      <w:pPr>
        <w:pStyle w:val="ListParagraph"/>
        <w:numPr>
          <w:ilvl w:val="0"/>
          <w:numId w:val="13"/>
        </w:numPr>
      </w:pPr>
      <w:r>
        <w:t xml:space="preserve">Gérer </w:t>
      </w:r>
      <w:r w:rsidR="00E82E44">
        <w:t xml:space="preserve">l’héritage </w:t>
      </w:r>
    </w:p>
    <w:p w:rsidR="00961DC6" w:rsidP="2351AF11" w:rsidRDefault="2D9AE21D" w14:paraId="1ADA022A" w14:textId="14181685">
      <w:pPr>
        <w:rPr>
          <w:b/>
          <w:bCs/>
        </w:rPr>
      </w:pPr>
      <w:r w:rsidRPr="2351AF11">
        <w:rPr>
          <w:b/>
          <w:bCs/>
        </w:rPr>
        <w:t>Ensuite, le système</w:t>
      </w:r>
      <w:r w:rsidRPr="2351AF11" w:rsidR="573DFE70">
        <w:rPr>
          <w:b/>
          <w:bCs/>
        </w:rPr>
        <w:t xml:space="preserve"> doit offrir les fonctionnalités </w:t>
      </w:r>
      <w:r w:rsidRPr="2351AF11" w:rsidR="70ADD03F">
        <w:rPr>
          <w:b/>
          <w:bCs/>
        </w:rPr>
        <w:t>suivantes :</w:t>
      </w:r>
    </w:p>
    <w:p w:rsidR="003D7309" w:rsidP="008C67AB" w:rsidRDefault="007861CC" w14:paraId="481B7485" w14:textId="343A20B2">
      <w:pPr>
        <w:pStyle w:val="ListParagraph"/>
        <w:numPr>
          <w:ilvl w:val="0"/>
          <w:numId w:val="14"/>
        </w:numPr>
      </w:pPr>
      <w:r>
        <w:t xml:space="preserve">La </w:t>
      </w:r>
      <w:r w:rsidR="00BB55C2">
        <w:t xml:space="preserve">sérialisation </w:t>
      </w:r>
      <w:r w:rsidR="00B75512">
        <w:t>des données</w:t>
      </w:r>
    </w:p>
    <w:p w:rsidR="00B75512" w:rsidP="008C67AB" w:rsidRDefault="273452B4" w14:paraId="1FD1497D" w14:textId="62270940">
      <w:pPr>
        <w:pStyle w:val="ListParagraph"/>
        <w:numPr>
          <w:ilvl w:val="0"/>
          <w:numId w:val="14"/>
        </w:numPr>
      </w:pPr>
      <w:r>
        <w:t>La génération de code selon les informations enregistrées</w:t>
      </w:r>
    </w:p>
    <w:p w:rsidRPr="00511F16" w:rsidR="00511F16" w:rsidP="00511F16" w:rsidRDefault="00511F16" w14:paraId="09497235" w14:textId="77777777"/>
    <w:p w:rsidR="005D3723" w:rsidP="3693D1E4" w:rsidRDefault="00511F16" w14:paraId="272A6A21" w14:textId="2AA188D8">
      <w:pPr>
        <w:pStyle w:val="Heading2"/>
        <w:rPr>
          <w:color w:val="0070C0"/>
        </w:rPr>
      </w:pPr>
      <w:bookmarkStart w:name="_Toc305119363" w:id="1655922388"/>
      <w:r w:rsidRPr="7C13826B" w:rsidR="1DACF86C">
        <w:rPr>
          <w:color w:val="0070C0"/>
        </w:rPr>
        <w:t>Temporel</w:t>
      </w:r>
      <w:bookmarkEnd w:id="1655922388"/>
    </w:p>
    <w:p w:rsidR="009D3456" w:rsidP="2351AF11" w:rsidRDefault="365801F2" w14:paraId="3BCDBBB8" w14:textId="29EED2A7">
      <w:pPr>
        <w:rPr>
          <w:b/>
          <w:bCs/>
        </w:rPr>
      </w:pPr>
      <w:r w:rsidRPr="2351AF11">
        <w:rPr>
          <w:b/>
          <w:bCs/>
        </w:rPr>
        <w:t xml:space="preserve">Le </w:t>
      </w:r>
      <w:r w:rsidRPr="2351AF11" w:rsidR="419791AE">
        <w:rPr>
          <w:b/>
          <w:bCs/>
        </w:rPr>
        <w:t xml:space="preserve">projet </w:t>
      </w:r>
      <w:r w:rsidRPr="2351AF11" w:rsidR="1B2DB53A">
        <w:rPr>
          <w:b/>
          <w:bCs/>
        </w:rPr>
        <w:t>a</w:t>
      </w:r>
      <w:r w:rsidRPr="2351AF11" w:rsidR="5450BF0C">
        <w:rPr>
          <w:b/>
          <w:bCs/>
        </w:rPr>
        <w:t xml:space="preserve"> pour but d’être déployé </w:t>
      </w:r>
      <w:r w:rsidRPr="2351AF11" w:rsidR="2064CB69">
        <w:rPr>
          <w:b/>
          <w:bCs/>
        </w:rPr>
        <w:t xml:space="preserve">avant </w:t>
      </w:r>
      <w:r w:rsidRPr="2351AF11" w:rsidR="749E2EE1">
        <w:rPr>
          <w:b/>
          <w:bCs/>
        </w:rPr>
        <w:t xml:space="preserve">la fin de l’année 2023. </w:t>
      </w:r>
      <w:r w:rsidRPr="2351AF11" w:rsidR="6B3AC2D6">
        <w:rPr>
          <w:b/>
          <w:bCs/>
        </w:rPr>
        <w:t xml:space="preserve">Le chemin critique </w:t>
      </w:r>
      <w:r w:rsidRPr="2351AF11" w:rsidR="3FBFABD2">
        <w:rPr>
          <w:b/>
          <w:bCs/>
        </w:rPr>
        <w:t>de ce système va comme suit</w:t>
      </w:r>
      <w:r w:rsidRPr="2351AF11" w:rsidR="7AA4CA88">
        <w:rPr>
          <w:b/>
          <w:bCs/>
        </w:rPr>
        <w:t> :</w:t>
      </w:r>
    </w:p>
    <w:p w:rsidR="00FC6050" w:rsidP="008C67AB" w:rsidRDefault="00353AFD" w14:paraId="5A23E2E1" w14:textId="06121FB1">
      <w:pPr>
        <w:pStyle w:val="ListParagraph"/>
        <w:numPr>
          <w:ilvl w:val="0"/>
          <w:numId w:val="15"/>
        </w:numPr>
      </w:pPr>
      <w:r>
        <w:t>Pouvoir créer une classe</w:t>
      </w:r>
      <w:r w:rsidR="346E7F63">
        <w:t xml:space="preserve"> / interface</w:t>
      </w:r>
    </w:p>
    <w:p w:rsidR="00353AFD" w:rsidP="008C67AB" w:rsidRDefault="346E7F63" w14:paraId="0D24CFC3" w14:textId="3056F953">
      <w:pPr>
        <w:pStyle w:val="ListParagraph"/>
        <w:numPr>
          <w:ilvl w:val="0"/>
          <w:numId w:val="15"/>
        </w:numPr>
      </w:pPr>
      <w:r>
        <w:t>Remplir les classes / interface avec leurs composants respectifs</w:t>
      </w:r>
    </w:p>
    <w:p w:rsidR="00E87E12" w:rsidP="008C67AB" w:rsidRDefault="2A0C8391" w14:paraId="5CAABB07" w14:textId="0F8EDF21">
      <w:pPr>
        <w:pStyle w:val="ListParagraph"/>
        <w:numPr>
          <w:ilvl w:val="0"/>
          <w:numId w:val="15"/>
        </w:numPr>
      </w:pPr>
      <w:r>
        <w:t xml:space="preserve">Exporter </w:t>
      </w:r>
      <w:r w:rsidR="30920754">
        <w:t>le squelette de code</w:t>
      </w:r>
    </w:p>
    <w:p w:rsidR="2351AF11" w:rsidRDefault="2351AF11" w14:paraId="0C9C8904" w14:textId="2AE9D33E">
      <w:r>
        <w:br w:type="page"/>
      </w:r>
    </w:p>
    <w:p w:rsidR="4140CE16" w:rsidP="2351AF11" w:rsidRDefault="4140CE16" w14:paraId="0E24FEFD" w14:textId="57801FE6">
      <w:pPr>
        <w:pStyle w:val="Heading1"/>
        <w:jc w:val="center"/>
        <w:rPr>
          <w:color w:val="0070C0"/>
        </w:rPr>
      </w:pPr>
      <w:bookmarkStart w:name="_Toc2005676814" w:id="35676975"/>
      <w:r w:rsidRPr="7C13826B" w:rsidR="0E04ED2B">
        <w:rPr>
          <w:color w:val="0070C0"/>
        </w:rPr>
        <w:t>Analyse</w:t>
      </w:r>
      <w:bookmarkEnd w:id="35676975"/>
    </w:p>
    <w:p w:rsidR="00E87E12" w:rsidP="00E87E12" w:rsidRDefault="4B0A9135" w14:paraId="67671AA3" w14:textId="77AD7493">
      <w:r>
        <w:t xml:space="preserve">La section d’analyse </w:t>
      </w:r>
      <w:r w:rsidR="27BA18CF">
        <w:t xml:space="preserve">présente les </w:t>
      </w:r>
      <w:r w:rsidR="62917ED7">
        <w:t>interactions</w:t>
      </w:r>
      <w:r w:rsidR="27BA18CF">
        <w:t xml:space="preserve"> des entités actrices de la solution.</w:t>
      </w:r>
    </w:p>
    <w:p w:rsidR="00E87E12" w:rsidP="3693D1E4" w:rsidRDefault="00E87E12" w14:paraId="6ADE59C1" w14:textId="55D9A535">
      <w:pPr>
        <w:pStyle w:val="Heading2"/>
        <w:rPr>
          <w:color w:val="0070C0"/>
        </w:rPr>
      </w:pPr>
      <w:bookmarkStart w:name="_Toc1413982788" w:id="1463025922"/>
      <w:r w:rsidRPr="7C13826B" w:rsidR="15B62802">
        <w:rPr>
          <w:color w:val="0070C0"/>
        </w:rPr>
        <w:t xml:space="preserve">Acteurs et </w:t>
      </w:r>
      <w:r w:rsidRPr="7C13826B" w:rsidR="15B62802">
        <w:rPr>
          <w:color w:val="0070C0"/>
        </w:rPr>
        <w:t>personas</w:t>
      </w:r>
      <w:bookmarkEnd w:id="1463025922"/>
    </w:p>
    <w:p w:rsidR="3693D1E4" w:rsidP="2351AF11" w:rsidRDefault="3693D1E4" w14:paraId="5785B8A6" w14:textId="5BF70B9D">
      <w:pPr>
        <w:jc w:val="center"/>
      </w:pPr>
    </w:p>
    <w:tbl>
      <w:tblPr>
        <w:tblStyle w:val="TableGrid"/>
        <w:tblW w:w="0" w:type="auto"/>
        <w:jc w:val="center"/>
        <w:tblLayout w:type="fixed"/>
        <w:tblLook w:val="04A0" w:firstRow="1" w:lastRow="0" w:firstColumn="1" w:lastColumn="0" w:noHBand="0" w:noVBand="1"/>
      </w:tblPr>
      <w:tblGrid>
        <w:gridCol w:w="2880"/>
        <w:gridCol w:w="2880"/>
        <w:gridCol w:w="2880"/>
      </w:tblGrid>
      <w:tr w:rsidR="6BD4B1FE" w:rsidTr="2351AF11" w14:paraId="75675295" w14:textId="77777777">
        <w:trPr>
          <w:trHeight w:val="300"/>
          <w:jc w:val="center"/>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315ADB55" w14:paraId="79824F08" w14:textId="5CF5CFD4">
            <w:r w:rsidRPr="3693D1E4">
              <w:rPr>
                <w:rFonts w:ascii="Calibri" w:hAnsi="Calibri" w:eastAsia="Calibri" w:cs="Calibri"/>
                <w:sz w:val="19"/>
                <w:szCs w:val="19"/>
              </w:rPr>
              <w:t>Entité actrice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6BD4B1FE" w14:paraId="7818C011" w14:textId="3DBCF0CD">
            <w:r w:rsidRPr="6BD4B1FE">
              <w:rPr>
                <w:rFonts w:ascii="Calibri" w:hAnsi="Calibri" w:eastAsia="Calibri" w:cs="Calibri"/>
                <w:sz w:val="19"/>
                <w:szCs w:val="19"/>
              </w:rPr>
              <w:t>Niveau d’opération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6BD4B1FE" w14:paraId="435E99D4" w14:textId="3FCECF77">
            <w:r w:rsidRPr="6BD4B1FE">
              <w:rPr>
                <w:rFonts w:ascii="Calibri" w:hAnsi="Calibri" w:eastAsia="Calibri" w:cs="Calibri"/>
                <w:sz w:val="19"/>
                <w:szCs w:val="19"/>
              </w:rPr>
              <w:t>Description</w:t>
            </w:r>
          </w:p>
        </w:tc>
      </w:tr>
      <w:tr w:rsidR="6BD4B1FE" w:rsidTr="2351AF11" w14:paraId="16F18BB9" w14:textId="77777777">
        <w:trPr>
          <w:trHeight w:val="300"/>
          <w:jc w:val="center"/>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1958ECC6" w:rsidP="6BD4B1FE" w:rsidRDefault="1958ECC6" w14:paraId="3739C675" w14:textId="5F6732A6">
            <w:pPr>
              <w:spacing w:line="259" w:lineRule="auto"/>
              <w:jc w:val="left"/>
            </w:pPr>
            <w:r w:rsidRPr="6BD4B1FE">
              <w:rPr>
                <w:rFonts w:ascii="Calibri" w:hAnsi="Calibri" w:eastAsia="Calibri" w:cs="Calibri"/>
                <w:sz w:val="19"/>
                <w:szCs w:val="19"/>
              </w:rPr>
              <w:t>Programmeur</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6BD4B1FE" w14:paraId="4C88AF3F" w14:textId="6BDE5656">
            <w:r w:rsidRPr="6BD4B1FE">
              <w:rPr>
                <w:rFonts w:ascii="Calibri" w:hAnsi="Calibri" w:eastAsia="Calibri" w:cs="Calibri"/>
                <w:sz w:val="19"/>
                <w:szCs w:val="19"/>
              </w:rPr>
              <w:t>Primaire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67304D72" w14:paraId="12F280C7" w14:textId="5B1AAB93">
            <w:pPr>
              <w:rPr>
                <w:rFonts w:ascii="Calibri" w:hAnsi="Calibri" w:eastAsia="Calibri" w:cs="Calibri"/>
                <w:sz w:val="19"/>
                <w:szCs w:val="19"/>
              </w:rPr>
            </w:pPr>
            <w:r w:rsidRPr="3693D1E4">
              <w:rPr>
                <w:rFonts w:ascii="Calibri" w:hAnsi="Calibri" w:eastAsia="Calibri" w:cs="Calibri"/>
                <w:sz w:val="19"/>
                <w:szCs w:val="19"/>
              </w:rPr>
              <w:t>La personne qui utilisera le système pour générer les squelettes de codes</w:t>
            </w:r>
          </w:p>
        </w:tc>
      </w:tr>
      <w:tr w:rsidR="6BD4B1FE" w:rsidTr="2351AF11" w14:paraId="6FD67700" w14:textId="77777777">
        <w:trPr>
          <w:trHeight w:val="300"/>
          <w:jc w:val="center"/>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54D1A352" w:rsidP="6BD4B1FE" w:rsidRDefault="54D1A352" w14:paraId="7FD01E55" w14:textId="2411EE9B">
            <w:pPr>
              <w:jc w:val="left"/>
              <w:rPr>
                <w:rFonts w:ascii="Calibri" w:hAnsi="Calibri" w:eastAsia="Calibri" w:cs="Calibri"/>
                <w:sz w:val="19"/>
                <w:szCs w:val="19"/>
              </w:rPr>
            </w:pPr>
            <w:r w:rsidRPr="6BD4B1FE">
              <w:rPr>
                <w:rFonts w:ascii="Calibri" w:hAnsi="Calibri" w:eastAsia="Calibri" w:cs="Calibri"/>
                <w:sz w:val="19"/>
                <w:szCs w:val="19"/>
              </w:rPr>
              <w:t>Acheteur</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54D1A352" w:rsidP="6BD4B1FE" w:rsidRDefault="54D1A352" w14:paraId="4CC4C8DC" w14:textId="762B22E9">
            <w:pPr>
              <w:rPr>
                <w:rFonts w:ascii="Calibri" w:hAnsi="Calibri" w:eastAsia="Calibri" w:cs="Calibri"/>
                <w:sz w:val="19"/>
                <w:szCs w:val="19"/>
              </w:rPr>
            </w:pPr>
            <w:r w:rsidRPr="6BD4B1FE">
              <w:rPr>
                <w:rFonts w:ascii="Calibri" w:hAnsi="Calibri" w:eastAsia="Calibri" w:cs="Calibri"/>
                <w:sz w:val="19"/>
                <w:szCs w:val="19"/>
              </w:rPr>
              <w:t>Partie prenante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tcPr>
          <w:p w:rsidR="6BD4B1FE" w:rsidP="6BD4B1FE" w:rsidRDefault="43E02B23" w14:paraId="51519A71" w14:textId="14A0F7D0">
            <w:pPr>
              <w:rPr>
                <w:rFonts w:ascii="Calibri" w:hAnsi="Calibri" w:eastAsia="Calibri" w:cs="Calibri"/>
                <w:sz w:val="19"/>
                <w:szCs w:val="19"/>
              </w:rPr>
            </w:pPr>
            <w:r w:rsidRPr="3693D1E4">
              <w:rPr>
                <w:rFonts w:ascii="Calibri" w:hAnsi="Calibri" w:eastAsia="Calibri" w:cs="Calibri"/>
                <w:sz w:val="19"/>
                <w:szCs w:val="19"/>
              </w:rPr>
              <w:t>La personne qui achètera la licence de l’application</w:t>
            </w:r>
          </w:p>
        </w:tc>
      </w:tr>
    </w:tbl>
    <w:p w:rsidR="2351AF11" w:rsidRDefault="2351AF11" w14:paraId="21E5832B" w14:textId="21757C7A"/>
    <w:p w:rsidR="311DD6D8" w:rsidRDefault="311DD6D8" w14:paraId="40AE6EAE" w14:textId="078F7F88">
      <w:r>
        <w:rPr>
          <w:noProof/>
        </w:rPr>
        <w:drawing>
          <wp:inline distT="0" distB="0" distL="0" distR="0" wp14:anchorId="450E2DC8" wp14:editId="4CD7EF4C">
            <wp:extent cx="6315075" cy="3626287"/>
            <wp:effectExtent l="0" t="0" r="0" b="0"/>
            <wp:docPr id="1993593280" name="Image 199359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15075" cy="3626287"/>
                    </a:xfrm>
                    <a:prstGeom prst="rect">
                      <a:avLst/>
                    </a:prstGeom>
                  </pic:spPr>
                </pic:pic>
              </a:graphicData>
            </a:graphic>
          </wp:inline>
        </w:drawing>
      </w:r>
    </w:p>
    <w:p w:rsidR="2351AF11" w:rsidP="2351AF11" w:rsidRDefault="2351AF11" w14:paraId="34B795A3" w14:textId="7898DF2E">
      <w:r>
        <w:br w:type="page"/>
      </w:r>
      <w:r w:rsidR="08046D90">
        <w:rPr>
          <w:noProof/>
        </w:rPr>
        <w:drawing>
          <wp:inline distT="0" distB="0" distL="0" distR="0" wp14:anchorId="03443BCB" wp14:editId="42A35A72">
            <wp:extent cx="6330917" cy="3666656"/>
            <wp:effectExtent l="0" t="0" r="0" b="0"/>
            <wp:docPr id="312319596" name="Image 31231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2319596"/>
                    <pic:cNvPicPr/>
                  </pic:nvPicPr>
                  <pic:blipFill>
                    <a:blip r:embed="rId17">
                      <a:extLst>
                        <a:ext uri="{28A0092B-C50C-407E-A947-70E740481C1C}">
                          <a14:useLocalDpi xmlns:a14="http://schemas.microsoft.com/office/drawing/2010/main" val="0"/>
                        </a:ext>
                      </a:extLst>
                    </a:blip>
                    <a:stretch>
                      <a:fillRect/>
                    </a:stretch>
                  </pic:blipFill>
                  <pic:spPr>
                    <a:xfrm>
                      <a:off x="0" y="0"/>
                      <a:ext cx="6330917" cy="3666656"/>
                    </a:xfrm>
                    <a:prstGeom prst="rect">
                      <a:avLst/>
                    </a:prstGeom>
                  </pic:spPr>
                </pic:pic>
              </a:graphicData>
            </a:graphic>
          </wp:inline>
        </w:drawing>
      </w:r>
    </w:p>
    <w:p w:rsidR="2351AF11" w:rsidP="2351AF11" w:rsidRDefault="799F19E6" w14:paraId="7926B486" w14:textId="55027108">
      <w:r>
        <w:rPr>
          <w:noProof/>
        </w:rPr>
        <w:drawing>
          <wp:inline distT="0" distB="0" distL="0" distR="0" wp14:anchorId="5A1EE594" wp14:editId="18701EA0">
            <wp:extent cx="6355180" cy="3667468"/>
            <wp:effectExtent l="0" t="0" r="0" b="0"/>
            <wp:docPr id="886473331" name="Image 8864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6473331"/>
                    <pic:cNvPicPr/>
                  </pic:nvPicPr>
                  <pic:blipFill>
                    <a:blip r:embed="rId18">
                      <a:extLst>
                        <a:ext uri="{28A0092B-C50C-407E-A947-70E740481C1C}">
                          <a14:useLocalDpi xmlns:a14="http://schemas.microsoft.com/office/drawing/2010/main" val="0"/>
                        </a:ext>
                      </a:extLst>
                    </a:blip>
                    <a:stretch>
                      <a:fillRect/>
                    </a:stretch>
                  </pic:blipFill>
                  <pic:spPr>
                    <a:xfrm>
                      <a:off x="0" y="0"/>
                      <a:ext cx="6355180" cy="3667468"/>
                    </a:xfrm>
                    <a:prstGeom prst="rect">
                      <a:avLst/>
                    </a:prstGeom>
                  </pic:spPr>
                </pic:pic>
              </a:graphicData>
            </a:graphic>
          </wp:inline>
        </w:drawing>
      </w:r>
      <w:r w:rsidR="2035C0E4">
        <w:t>* Idées de Personas réalisé</w:t>
      </w:r>
      <w:r w:rsidR="5203C6DF">
        <w:t>s</w:t>
      </w:r>
      <w:r w:rsidR="2035C0E4">
        <w:t xml:space="preserve"> à l’aide de Chat</w:t>
      </w:r>
      <w:r w:rsidR="7631C5E9">
        <w:t>-</w:t>
      </w:r>
      <w:r w:rsidR="2035C0E4">
        <w:t>GPT</w:t>
      </w:r>
      <w:r w:rsidR="11E0FB7A">
        <w:t xml:space="preserve"> </w:t>
      </w:r>
      <w:hyperlink r:id="rId19">
        <w:r w:rsidRPr="3DB8F10D" w:rsidR="11E0FB7A">
          <w:rPr>
            <w:rStyle w:val="Hyperlink"/>
            <w:rFonts w:ascii="Consolas" w:hAnsi="Consolas" w:eastAsia="Consolas" w:cs="Consolas"/>
            <w:i/>
            <w:iCs/>
          </w:rPr>
          <w:t>https://chat.openai.com/chat</w:t>
        </w:r>
      </w:hyperlink>
    </w:p>
    <w:p w:rsidR="2351AF11" w:rsidP="2351AF11" w:rsidRDefault="2351AF11" w14:paraId="0F8298BF" w14:textId="757A3291"/>
    <w:p w:rsidR="00E87E12" w:rsidP="36B89CAD" w:rsidRDefault="4140CE16" w14:paraId="558864C2" w14:textId="0132D660">
      <w:pPr>
        <w:pStyle w:val="Heading1"/>
        <w:jc w:val="center"/>
        <w:rPr>
          <w:color w:val="0070C0"/>
        </w:rPr>
      </w:pPr>
      <w:bookmarkStart w:name="_Toc914772588" w:id="1174142281"/>
      <w:r w:rsidRPr="7C13826B" w:rsidR="0E04ED2B">
        <w:rPr>
          <w:color w:val="0070C0"/>
        </w:rPr>
        <w:t>Cas d’utilisation</w:t>
      </w:r>
      <w:bookmarkEnd w:id="1174142281"/>
    </w:p>
    <w:p w:rsidR="00E87E12" w:rsidP="52DEF725" w:rsidRDefault="00E87E12" w14:paraId="6F644635" w14:textId="1A871301">
      <w:pPr>
        <w:spacing w:line="257" w:lineRule="auto"/>
        <w:rPr>
          <w:rFonts w:ascii="Arial" w:hAnsi="Arial" w:eastAsia="Arial" w:cs="Arial"/>
          <w:sz w:val="19"/>
          <w:szCs w:val="19"/>
        </w:rPr>
      </w:pPr>
      <w:r>
        <w:br/>
      </w:r>
    </w:p>
    <w:p w:rsidR="00E87E12" w:rsidP="2351AF11" w:rsidRDefault="4140CE16" w14:paraId="12486E14" w14:textId="2C744E43">
      <w:pPr>
        <w:pStyle w:val="Heading2"/>
        <w:rPr>
          <w:color w:val="0070C0"/>
        </w:rPr>
      </w:pPr>
      <w:bookmarkStart w:name="_Toc1104866405" w:id="2128495094"/>
      <w:r w:rsidRPr="7C13826B" w:rsidR="0E04ED2B">
        <w:rPr>
          <w:color w:val="0070C0"/>
        </w:rPr>
        <w:t>Description des cas d’utilisation</w:t>
      </w:r>
      <w:bookmarkEnd w:id="2128495094"/>
    </w:p>
    <w:p w:rsidR="00DE01BB" w:rsidP="3693D1E4" w:rsidRDefault="00DE01BB" w14:paraId="69496826" w14:textId="647100DA"/>
    <w:p w:rsidR="00DE01BB" w:rsidP="2351AF11" w:rsidRDefault="56D35419" w14:paraId="4945B4C5" w14:textId="16B6B20C">
      <w:pPr>
        <w:spacing w:after="0"/>
        <w:jc w:val="center"/>
        <w:rPr>
          <w:rFonts w:ascii="Arial" w:hAnsi="Arial" w:eastAsia="Arial" w:cs="Arial"/>
          <w:b/>
          <w:bCs/>
          <w:sz w:val="19"/>
          <w:szCs w:val="19"/>
        </w:rPr>
      </w:pPr>
      <w:r w:rsidRPr="2351AF11">
        <w:rPr>
          <w:rFonts w:ascii="Arial" w:hAnsi="Arial" w:eastAsia="Arial" w:cs="Arial"/>
          <w:b/>
          <w:bCs/>
          <w:sz w:val="19"/>
          <w:szCs w:val="19"/>
        </w:rPr>
        <w:t>Liste des cas d’utilisation</w:t>
      </w:r>
    </w:p>
    <w:p w:rsidR="2351AF11" w:rsidP="2351AF11" w:rsidRDefault="2351AF11" w14:paraId="715A052D" w14:textId="75A1D744">
      <w:pPr>
        <w:spacing w:after="0"/>
        <w:jc w:val="center"/>
        <w:rPr>
          <w:rFonts w:ascii="Arial" w:hAnsi="Arial" w:eastAsia="Arial" w:cs="Arial"/>
          <w:sz w:val="19"/>
          <w:szCs w:val="19"/>
          <w:u w:val="single"/>
        </w:rPr>
      </w:pPr>
    </w:p>
    <w:tbl>
      <w:tblPr>
        <w:tblStyle w:val="TableGrid"/>
        <w:tblW w:w="8670" w:type="dxa"/>
        <w:jc w:val="center"/>
        <w:tblLayout w:type="fixed"/>
        <w:tblLook w:val="04A0" w:firstRow="1" w:lastRow="0" w:firstColumn="1" w:lastColumn="0" w:noHBand="0" w:noVBand="1"/>
      </w:tblPr>
      <w:tblGrid>
        <w:gridCol w:w="2388"/>
        <w:gridCol w:w="4215"/>
        <w:gridCol w:w="2067"/>
      </w:tblGrid>
      <w:tr w:rsidR="3693D1E4" w:rsidTr="3711C3CB" w14:paraId="1A520BBC"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798B6F84" w14:textId="0C2122F0">
            <w:pPr>
              <w:jc w:val="center"/>
              <w:rPr>
                <w:rFonts w:ascii="Arial" w:hAnsi="Arial" w:eastAsia="Arial" w:cs="Arial"/>
                <w:b/>
                <w:bCs/>
                <w:color w:val="0070C0"/>
                <w:sz w:val="19"/>
                <w:szCs w:val="19"/>
              </w:rPr>
            </w:pPr>
            <w:r w:rsidRPr="2351AF11">
              <w:rPr>
                <w:rFonts w:ascii="Arial" w:hAnsi="Arial" w:eastAsia="Arial" w:cs="Arial"/>
                <w:b/>
                <w:bCs/>
                <w:color w:val="0070C0"/>
                <w:sz w:val="19"/>
                <w:szCs w:val="19"/>
              </w:rPr>
              <w:t>Numéro du cas</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220B6804" w14:textId="134DCF19">
            <w:pPr>
              <w:jc w:val="center"/>
              <w:rPr>
                <w:rFonts w:ascii="Arial" w:hAnsi="Arial" w:eastAsia="Arial" w:cs="Arial"/>
                <w:b/>
                <w:bCs/>
                <w:color w:val="0070C0"/>
                <w:sz w:val="19"/>
                <w:szCs w:val="19"/>
              </w:rPr>
            </w:pPr>
            <w:r w:rsidRPr="2351AF11">
              <w:rPr>
                <w:rFonts w:ascii="Arial" w:hAnsi="Arial" w:eastAsia="Arial" w:cs="Arial"/>
                <w:b/>
                <w:bCs/>
                <w:color w:val="0070C0"/>
                <w:sz w:val="19"/>
                <w:szCs w:val="19"/>
              </w:rPr>
              <w:t>Nom du cas</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622FC44A" w14:textId="0BE16311">
            <w:pPr>
              <w:jc w:val="center"/>
              <w:rPr>
                <w:rFonts w:ascii="Arial" w:hAnsi="Arial" w:eastAsia="Arial" w:cs="Arial"/>
                <w:b/>
                <w:bCs/>
                <w:color w:val="0070C0"/>
                <w:sz w:val="19"/>
                <w:szCs w:val="19"/>
              </w:rPr>
            </w:pPr>
            <w:r w:rsidRPr="2351AF11">
              <w:rPr>
                <w:rFonts w:ascii="Arial" w:hAnsi="Arial" w:eastAsia="Arial" w:cs="Arial"/>
                <w:b/>
                <w:bCs/>
                <w:color w:val="0070C0"/>
                <w:sz w:val="19"/>
                <w:szCs w:val="19"/>
              </w:rPr>
              <w:t>Personne actrice principale</w:t>
            </w:r>
          </w:p>
        </w:tc>
      </w:tr>
      <w:tr w:rsidR="3693D1E4" w:rsidTr="3711C3CB" w14:paraId="67640F8D"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4849DD56" w14:textId="2CCFA185">
            <w:pPr>
              <w:jc w:val="center"/>
            </w:pPr>
            <w:r w:rsidRPr="2351AF11">
              <w:rPr>
                <w:rFonts w:ascii="Arial" w:hAnsi="Arial" w:eastAsia="Arial" w:cs="Arial"/>
                <w:b/>
                <w:bCs/>
                <w:sz w:val="19"/>
                <w:szCs w:val="19"/>
              </w:rPr>
              <w:t>CU-01</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23FA64AD" w14:textId="456A8F21">
            <w:pPr>
              <w:jc w:val="center"/>
            </w:pPr>
            <w:r w:rsidRPr="2351AF11">
              <w:rPr>
                <w:rFonts w:ascii="Arial" w:hAnsi="Arial" w:eastAsia="Arial" w:cs="Arial"/>
                <w:b/>
                <w:bCs/>
                <w:sz w:val="19"/>
                <w:szCs w:val="19"/>
              </w:rPr>
              <w:t>Gérer un projet</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9C15682" w:rsidP="2351AF11" w:rsidRDefault="5BACD72A" w14:paraId="24D37C55" w14:textId="6A52746E">
            <w:pPr>
              <w:spacing w:line="259" w:lineRule="auto"/>
              <w:jc w:val="center"/>
            </w:pPr>
            <w:r w:rsidRPr="2351AF11">
              <w:rPr>
                <w:rFonts w:ascii="Arial" w:hAnsi="Arial" w:eastAsia="Arial" w:cs="Arial"/>
                <w:b/>
                <w:bCs/>
                <w:sz w:val="19"/>
                <w:szCs w:val="19"/>
              </w:rPr>
              <w:t>Programmeur</w:t>
            </w:r>
          </w:p>
        </w:tc>
      </w:tr>
      <w:tr w:rsidR="3693D1E4" w:rsidTr="3711C3CB" w14:paraId="7B16480C"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E38BDA2" w14:paraId="4D1C158F" w14:textId="5EA33A35">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3693D1E4" w:rsidRDefault="3693D1E4" w14:paraId="706FDEA3" w14:textId="77864BCC">
            <w:r w:rsidRPr="3693D1E4">
              <w:rPr>
                <w:rFonts w:ascii="Arial" w:hAnsi="Arial" w:eastAsia="Arial" w:cs="Arial"/>
                <w:sz w:val="19"/>
                <w:szCs w:val="19"/>
              </w:rPr>
              <w:t>Créer un nouveau projet</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3A9C7279" w14:paraId="662A0F6E" w14:textId="1BA0B9A6">
            <w:pPr>
              <w:jc w:val="center"/>
            </w:pPr>
            <w:r w:rsidRPr="67FCDEA7">
              <w:rPr>
                <w:rFonts w:ascii="Arial" w:hAnsi="Arial" w:eastAsia="Arial" w:cs="Arial"/>
                <w:b/>
                <w:bCs/>
                <w:sz w:val="19"/>
                <w:szCs w:val="19"/>
              </w:rPr>
              <w:t>Programmeur</w:t>
            </w:r>
          </w:p>
        </w:tc>
      </w:tr>
      <w:tr w:rsidR="3693D1E4" w:rsidTr="3711C3CB" w14:paraId="43B7935E"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4DDBBF87" w:rsidP="2351AF11" w:rsidRDefault="5E4AFD9A" w14:paraId="11A8A86F" w14:textId="51A79DE0">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6F86FC76" w:rsidP="3693D1E4" w:rsidRDefault="6F86FC76" w14:paraId="2AD8924A" w14:textId="3DF19032">
            <w:pPr>
              <w:rPr>
                <w:rFonts w:ascii="Arial" w:hAnsi="Arial" w:eastAsia="Arial" w:cs="Arial"/>
                <w:sz w:val="19"/>
                <w:szCs w:val="19"/>
              </w:rPr>
            </w:pPr>
            <w:r w:rsidRPr="3693D1E4">
              <w:rPr>
                <w:rFonts w:ascii="Arial" w:hAnsi="Arial" w:eastAsia="Arial" w:cs="Arial"/>
                <w:sz w:val="19"/>
                <w:szCs w:val="19"/>
              </w:rPr>
              <w:t>Ouvrir un projet</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F13406B" w14:paraId="05893456" w14:textId="1BCCBD66">
            <w:pPr>
              <w:jc w:val="center"/>
            </w:pPr>
            <w:r w:rsidRPr="56B12924">
              <w:rPr>
                <w:rFonts w:ascii="Arial" w:hAnsi="Arial" w:eastAsia="Arial" w:cs="Arial"/>
                <w:b/>
                <w:bCs/>
                <w:sz w:val="19"/>
                <w:szCs w:val="19"/>
              </w:rPr>
              <w:t>Programmeur</w:t>
            </w:r>
          </w:p>
        </w:tc>
      </w:tr>
      <w:tr w:rsidR="3693D1E4" w:rsidTr="3711C3CB" w14:paraId="059E5F2B"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4D79F215" w:rsidP="2351AF11" w:rsidRDefault="636D5668" w14:paraId="1F1D9C69" w14:textId="7BBBA39A">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III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4D79F215" w:rsidP="3693D1E4" w:rsidRDefault="4D79F215" w14:paraId="5D953F9A" w14:textId="745D8C74">
            <w:pPr>
              <w:rPr>
                <w:rFonts w:ascii="Arial" w:hAnsi="Arial" w:eastAsia="Arial" w:cs="Arial"/>
                <w:sz w:val="19"/>
                <w:szCs w:val="19"/>
              </w:rPr>
            </w:pPr>
            <w:r w:rsidRPr="3693D1E4">
              <w:rPr>
                <w:rFonts w:ascii="Arial" w:hAnsi="Arial" w:eastAsia="Arial" w:cs="Arial"/>
                <w:sz w:val="19"/>
                <w:szCs w:val="19"/>
              </w:rPr>
              <w:t>Sélectionner une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60720E42" w14:paraId="08420C9B" w14:textId="13DD143C">
            <w:pPr>
              <w:jc w:val="center"/>
            </w:pPr>
            <w:r w:rsidRPr="56B12924">
              <w:rPr>
                <w:rFonts w:ascii="Arial" w:hAnsi="Arial" w:eastAsia="Arial" w:cs="Arial"/>
                <w:b/>
                <w:bCs/>
                <w:sz w:val="19"/>
                <w:szCs w:val="19"/>
              </w:rPr>
              <w:t>Programmeur</w:t>
            </w:r>
          </w:p>
        </w:tc>
      </w:tr>
      <w:tr w:rsidR="3693D1E4" w:rsidTr="3711C3CB" w14:paraId="73D16357"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4D79F215" w:rsidP="2351AF11" w:rsidRDefault="636D5668" w14:paraId="4D391E08" w14:textId="793D0D7E">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IV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4D79F215" w:rsidP="3693D1E4" w:rsidRDefault="4D79F215" w14:paraId="08FCFB71" w14:textId="27F74B5C">
            <w:pPr>
              <w:rPr>
                <w:rFonts w:ascii="Arial" w:hAnsi="Arial" w:eastAsia="Arial" w:cs="Arial"/>
                <w:sz w:val="19"/>
                <w:szCs w:val="19"/>
              </w:rPr>
            </w:pPr>
            <w:r w:rsidRPr="3693D1E4">
              <w:rPr>
                <w:rFonts w:ascii="Arial" w:hAnsi="Arial" w:eastAsia="Arial" w:cs="Arial"/>
                <w:sz w:val="19"/>
                <w:szCs w:val="19"/>
              </w:rPr>
              <w:t>Sélectionner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60720E42" w14:paraId="376324C1" w14:textId="3DAD6055">
            <w:pPr>
              <w:jc w:val="center"/>
            </w:pPr>
            <w:r w:rsidRPr="56B12924">
              <w:rPr>
                <w:rFonts w:ascii="Arial" w:hAnsi="Arial" w:eastAsia="Arial" w:cs="Arial"/>
                <w:b/>
                <w:bCs/>
                <w:sz w:val="19"/>
                <w:szCs w:val="19"/>
              </w:rPr>
              <w:t>Programmeur</w:t>
            </w:r>
          </w:p>
        </w:tc>
      </w:tr>
      <w:tr w:rsidR="3693D1E4" w:rsidTr="3711C3CB" w14:paraId="60302554"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6F86FC76" w:rsidP="2351AF11" w:rsidRDefault="64F41A07" w14:paraId="3AA33045" w14:textId="2867728D">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679651C5" w:rsidP="3693D1E4" w:rsidRDefault="679651C5" w14:paraId="2DAE0692" w14:textId="2165C2F1">
            <w:pPr>
              <w:rPr>
                <w:rFonts w:ascii="Arial" w:hAnsi="Arial" w:eastAsia="Arial" w:cs="Arial"/>
                <w:sz w:val="19"/>
                <w:szCs w:val="19"/>
              </w:rPr>
            </w:pPr>
            <w:r w:rsidRPr="3693D1E4">
              <w:rPr>
                <w:rFonts w:ascii="Arial" w:hAnsi="Arial" w:eastAsia="Arial" w:cs="Arial"/>
                <w:sz w:val="19"/>
                <w:szCs w:val="19"/>
              </w:rPr>
              <w:t>Exporter un projet</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3C1B7BF3" w14:paraId="53E2EADB" w14:textId="1EE1A713">
            <w:pPr>
              <w:jc w:val="center"/>
            </w:pPr>
            <w:r w:rsidRPr="3C09AE6D">
              <w:rPr>
                <w:rFonts w:ascii="Arial" w:hAnsi="Arial" w:eastAsia="Arial" w:cs="Arial"/>
                <w:b/>
                <w:bCs/>
                <w:sz w:val="19"/>
                <w:szCs w:val="19"/>
              </w:rPr>
              <w:t>Programmeur</w:t>
            </w:r>
          </w:p>
        </w:tc>
      </w:tr>
      <w:tr w:rsidR="067C1B04" w:rsidTr="3711C3CB" w14:paraId="77558D7C"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tcPr>
          <w:p w:rsidR="067C1B04" w:rsidP="067C1B04" w:rsidRDefault="1E489A8B" w14:paraId="4446C5DE" w14:textId="4CD8E3E1">
            <w:pPr>
              <w:jc w:val="center"/>
              <w:rPr>
                <w:rFonts w:ascii="Arial" w:hAnsi="Arial" w:eastAsia="Arial" w:cs="Arial"/>
                <w:sz w:val="19"/>
                <w:szCs w:val="19"/>
              </w:rPr>
            </w:pPr>
            <w:r w:rsidRPr="2A330DF2">
              <w:rPr>
                <w:rFonts w:ascii="Arial" w:hAnsi="Arial" w:eastAsia="Arial" w:cs="Arial"/>
                <w:sz w:val="19"/>
                <w:szCs w:val="19"/>
              </w:rPr>
              <w:t>CU-01-</w:t>
            </w:r>
            <w:r w:rsidRPr="2A330DF2" w:rsidR="005416DF">
              <w:rPr>
                <w:rFonts w:ascii="Arial" w:hAnsi="Arial" w:eastAsia="Arial" w:cs="Arial"/>
                <w:sz w:val="19"/>
                <w:szCs w:val="19"/>
              </w:rPr>
              <w:t>VI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067C1B04" w:rsidP="067C1B04" w:rsidRDefault="1E489A8B" w14:paraId="6B201910" w14:textId="2737C577">
            <w:pPr>
              <w:rPr>
                <w:rFonts w:ascii="Arial" w:hAnsi="Arial" w:eastAsia="Arial" w:cs="Arial"/>
                <w:sz w:val="19"/>
                <w:szCs w:val="19"/>
              </w:rPr>
            </w:pPr>
            <w:r w:rsidRPr="2EDF1139">
              <w:rPr>
                <w:rFonts w:ascii="Arial" w:hAnsi="Arial" w:eastAsia="Arial" w:cs="Arial"/>
                <w:sz w:val="19"/>
                <w:szCs w:val="19"/>
              </w:rPr>
              <w:t xml:space="preserve">Changer le chemin du </w:t>
            </w:r>
            <w:r w:rsidRPr="02587204">
              <w:rPr>
                <w:rFonts w:ascii="Arial" w:hAnsi="Arial" w:eastAsia="Arial" w:cs="Arial"/>
                <w:sz w:val="19"/>
                <w:szCs w:val="19"/>
              </w:rPr>
              <w:t xml:space="preserve">dossier </w:t>
            </w:r>
            <w:r w:rsidRPr="469B6A01">
              <w:rPr>
                <w:rFonts w:ascii="Arial" w:hAnsi="Arial" w:eastAsia="Arial" w:cs="Arial"/>
                <w:sz w:val="19"/>
                <w:szCs w:val="19"/>
              </w:rPr>
              <w:t>d’exportation</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067C1B04" w:rsidP="067C1B04" w:rsidRDefault="3C1B7BF3" w14:paraId="12DFDC35" w14:textId="6F29F79F">
            <w:pPr>
              <w:jc w:val="center"/>
            </w:pPr>
            <w:r w:rsidRPr="3C09AE6D">
              <w:rPr>
                <w:rFonts w:ascii="Arial" w:hAnsi="Arial" w:eastAsia="Arial" w:cs="Arial"/>
                <w:b/>
                <w:bCs/>
                <w:sz w:val="19"/>
                <w:szCs w:val="19"/>
              </w:rPr>
              <w:t>Programmeur</w:t>
            </w:r>
          </w:p>
        </w:tc>
      </w:tr>
      <w:tr w:rsidR="3693D1E4" w:rsidTr="3711C3CB" w14:paraId="7D2820A7"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03DF74F8" w:rsidP="2351AF11" w:rsidRDefault="64397A09" w14:paraId="40EDCC06" w14:textId="2E755BA1">
            <w:pPr>
              <w:jc w:val="center"/>
              <w:rPr>
                <w:rFonts w:ascii="Arial" w:hAnsi="Arial" w:eastAsia="Arial" w:cs="Arial"/>
                <w:b/>
                <w:bCs/>
                <w:sz w:val="19"/>
                <w:szCs w:val="19"/>
              </w:rPr>
            </w:pPr>
            <w:r w:rsidRPr="2351AF11">
              <w:rPr>
                <w:rFonts w:ascii="Arial" w:hAnsi="Arial" w:eastAsia="Arial" w:cs="Arial"/>
                <w:b/>
                <w:bCs/>
                <w:sz w:val="19"/>
                <w:szCs w:val="19"/>
              </w:rPr>
              <w:t>CU-02</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53E97472" w:rsidP="2351AF11" w:rsidRDefault="0F3FBE44" w14:paraId="02CDA5FC" w14:textId="7FAD9A6A">
            <w:pPr>
              <w:jc w:val="center"/>
              <w:rPr>
                <w:rFonts w:ascii="Arial" w:hAnsi="Arial" w:eastAsia="Arial" w:cs="Arial"/>
                <w:b/>
                <w:bCs/>
                <w:sz w:val="19"/>
                <w:szCs w:val="19"/>
              </w:rPr>
            </w:pPr>
            <w:r w:rsidRPr="2351AF11">
              <w:rPr>
                <w:rFonts w:ascii="Arial" w:hAnsi="Arial" w:eastAsia="Arial" w:cs="Arial"/>
                <w:b/>
                <w:bCs/>
                <w:sz w:val="19"/>
                <w:szCs w:val="19"/>
              </w:rPr>
              <w:t>Gérer une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46E274F8" w:rsidP="2351AF11" w:rsidRDefault="2A7C86B8" w14:paraId="5A39BA44" w14:textId="57F52FA8">
            <w:pPr>
              <w:spacing w:line="259" w:lineRule="auto"/>
              <w:jc w:val="center"/>
              <w:rPr>
                <w:rFonts w:ascii="Arial" w:hAnsi="Arial" w:eastAsia="Arial" w:cs="Arial"/>
                <w:sz w:val="19"/>
                <w:szCs w:val="19"/>
              </w:rPr>
            </w:pPr>
            <w:r w:rsidRPr="2351AF11">
              <w:rPr>
                <w:rFonts w:ascii="Arial" w:hAnsi="Arial" w:eastAsia="Arial" w:cs="Arial"/>
                <w:b/>
                <w:bCs/>
                <w:sz w:val="19"/>
                <w:szCs w:val="19"/>
              </w:rPr>
              <w:t>Programmeur</w:t>
            </w:r>
          </w:p>
        </w:tc>
      </w:tr>
      <w:tr w:rsidR="3693D1E4" w:rsidTr="3711C3CB" w14:paraId="7AD5713A"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53E97472" w:rsidP="2351AF11" w:rsidRDefault="0F3FBE44" w14:paraId="32D79338" w14:textId="38DF1725">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53E97472" w:rsidP="3693D1E4" w:rsidRDefault="53E97472" w14:paraId="65360BA9" w14:textId="23BABE8C">
            <w:pPr>
              <w:rPr>
                <w:rFonts w:ascii="Arial" w:hAnsi="Arial" w:eastAsia="Arial" w:cs="Arial"/>
                <w:sz w:val="19"/>
                <w:szCs w:val="19"/>
              </w:rPr>
            </w:pPr>
            <w:r w:rsidRPr="3693D1E4">
              <w:rPr>
                <w:rFonts w:ascii="Arial" w:hAnsi="Arial" w:eastAsia="Arial" w:cs="Arial"/>
                <w:sz w:val="19"/>
                <w:szCs w:val="19"/>
              </w:rPr>
              <w:t>Ajouter une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5DC2E88D" w14:paraId="2D6D8FFA" w14:textId="7939042B">
            <w:pPr>
              <w:jc w:val="center"/>
            </w:pPr>
            <w:r w:rsidRPr="3C09AE6D">
              <w:rPr>
                <w:rFonts w:ascii="Arial" w:hAnsi="Arial" w:eastAsia="Arial" w:cs="Arial"/>
                <w:b/>
                <w:bCs/>
                <w:sz w:val="19"/>
                <w:szCs w:val="19"/>
              </w:rPr>
              <w:t>Programmeur</w:t>
            </w:r>
          </w:p>
        </w:tc>
      </w:tr>
      <w:tr w:rsidR="3693D1E4" w:rsidTr="3711C3CB" w14:paraId="22942245"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53E97472" w:rsidP="2351AF11" w:rsidRDefault="0F3FBE44" w14:paraId="46E13084" w14:textId="6313DC05">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467DA7B4" w:rsidP="3693D1E4" w:rsidRDefault="467DA7B4" w14:paraId="22D8BA66" w14:textId="79FAA624">
            <w:pPr>
              <w:spacing w:line="259" w:lineRule="auto"/>
            </w:pPr>
            <w:r w:rsidRPr="3693D1E4">
              <w:rPr>
                <w:rFonts w:ascii="Arial" w:hAnsi="Arial" w:eastAsia="Arial" w:cs="Arial"/>
                <w:sz w:val="19"/>
                <w:szCs w:val="19"/>
              </w:rPr>
              <w:t>Ajouter une propriété</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5DC2E88D" w14:paraId="17E0FBAE" w14:textId="6E41743C">
            <w:pPr>
              <w:jc w:val="center"/>
            </w:pPr>
            <w:r w:rsidRPr="3C09AE6D">
              <w:rPr>
                <w:rFonts w:ascii="Arial" w:hAnsi="Arial" w:eastAsia="Arial" w:cs="Arial"/>
                <w:b/>
                <w:bCs/>
                <w:sz w:val="19"/>
                <w:szCs w:val="19"/>
              </w:rPr>
              <w:t>Programmeur</w:t>
            </w:r>
          </w:p>
        </w:tc>
      </w:tr>
      <w:tr w:rsidR="3693D1E4" w:rsidTr="3711C3CB" w14:paraId="4BD3B622"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467DA7B4" w:rsidP="2351AF11" w:rsidRDefault="3FAF47BF" w14:paraId="7521F6C0" w14:textId="25052408">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III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467DA7B4" w:rsidP="3693D1E4" w:rsidRDefault="467DA7B4" w14:paraId="0A2B23EA" w14:textId="76E9A194">
            <w:pPr>
              <w:rPr>
                <w:rFonts w:ascii="Arial" w:hAnsi="Arial" w:eastAsia="Arial" w:cs="Arial"/>
                <w:sz w:val="19"/>
                <w:szCs w:val="19"/>
              </w:rPr>
            </w:pPr>
            <w:r w:rsidRPr="3693D1E4">
              <w:rPr>
                <w:rFonts w:ascii="Arial" w:hAnsi="Arial" w:eastAsia="Arial" w:cs="Arial"/>
                <w:sz w:val="19"/>
                <w:szCs w:val="19"/>
              </w:rPr>
              <w:t>Ajouter un constructeur</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5DC2E88D" w14:paraId="4FD4E9DD" w14:textId="403121D0">
            <w:pPr>
              <w:jc w:val="center"/>
            </w:pPr>
            <w:r w:rsidRPr="3C09AE6D">
              <w:rPr>
                <w:rFonts w:ascii="Arial" w:hAnsi="Arial" w:eastAsia="Arial" w:cs="Arial"/>
                <w:b/>
                <w:bCs/>
                <w:sz w:val="19"/>
                <w:szCs w:val="19"/>
              </w:rPr>
              <w:t>Programmeur</w:t>
            </w:r>
          </w:p>
        </w:tc>
      </w:tr>
      <w:tr w:rsidR="3693D1E4" w:rsidTr="3711C3CB" w14:paraId="0A9FF858"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467DA7B4" w:rsidP="2351AF11" w:rsidRDefault="3FAF47BF" w14:paraId="58940EEC" w14:textId="31B985AF">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IV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467DA7B4" w:rsidP="3693D1E4" w:rsidRDefault="467DA7B4" w14:paraId="10C79ED0" w14:textId="6B8075DC">
            <w:pPr>
              <w:rPr>
                <w:rFonts w:ascii="Arial" w:hAnsi="Arial" w:eastAsia="Arial" w:cs="Arial"/>
                <w:sz w:val="19"/>
                <w:szCs w:val="19"/>
              </w:rPr>
            </w:pPr>
            <w:r w:rsidRPr="3693D1E4">
              <w:rPr>
                <w:rFonts w:ascii="Arial" w:hAnsi="Arial" w:eastAsia="Arial" w:cs="Arial"/>
                <w:sz w:val="19"/>
                <w:szCs w:val="19"/>
              </w:rPr>
              <w:t>Ajouter un</w:t>
            </w:r>
            <w:r w:rsidRPr="3693D1E4" w:rsidR="09A94EA3">
              <w:rPr>
                <w:rFonts w:ascii="Arial" w:hAnsi="Arial" w:eastAsia="Arial" w:cs="Arial"/>
                <w:sz w:val="19"/>
                <w:szCs w:val="19"/>
              </w:rPr>
              <w:t>e</w:t>
            </w:r>
            <w:r w:rsidRPr="3693D1E4">
              <w:rPr>
                <w:rFonts w:ascii="Arial" w:hAnsi="Arial" w:eastAsia="Arial" w:cs="Arial"/>
                <w:sz w:val="19"/>
                <w:szCs w:val="19"/>
              </w:rPr>
              <w:t xml:space="preserve"> méthode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693D1E4" w:rsidP="2351AF11" w:rsidRDefault="4A400D8C" w14:paraId="2A2C2491" w14:textId="3BD2E71D">
            <w:pPr>
              <w:jc w:val="center"/>
            </w:pPr>
            <w:r w:rsidRPr="148A6E49">
              <w:rPr>
                <w:rFonts w:ascii="Arial" w:hAnsi="Arial" w:eastAsia="Arial" w:cs="Arial"/>
                <w:b/>
                <w:bCs/>
                <w:sz w:val="19"/>
                <w:szCs w:val="19"/>
              </w:rPr>
              <w:t>Programmeur</w:t>
            </w:r>
          </w:p>
        </w:tc>
      </w:tr>
      <w:tr w:rsidR="2351AF11" w:rsidTr="3711C3CB" w14:paraId="363B0FFE"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55B88BC5" w:rsidP="2351AF11" w:rsidRDefault="55B88BC5" w14:paraId="6B85CD4B" w14:textId="354A5667">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55B88BC5" w:rsidP="2351AF11" w:rsidRDefault="55B88BC5" w14:paraId="2C18DB6F" w14:textId="03FEA1BD">
            <w:pPr>
              <w:rPr>
                <w:rFonts w:ascii="Arial" w:hAnsi="Arial" w:eastAsia="Arial" w:cs="Arial"/>
                <w:sz w:val="19"/>
                <w:szCs w:val="19"/>
              </w:rPr>
            </w:pPr>
            <w:r w:rsidRPr="2351AF11">
              <w:rPr>
                <w:rFonts w:ascii="Arial" w:hAnsi="Arial" w:eastAsia="Arial" w:cs="Arial"/>
                <w:sz w:val="19"/>
                <w:szCs w:val="19"/>
              </w:rPr>
              <w:t>Ajouter un</w:t>
            </w:r>
            <w:r w:rsidRPr="2351AF11" w:rsidR="754814E1">
              <w:rPr>
                <w:rFonts w:ascii="Arial" w:hAnsi="Arial" w:eastAsia="Arial" w:cs="Arial"/>
                <w:sz w:val="19"/>
                <w:szCs w:val="19"/>
              </w:rPr>
              <w:t xml:space="preserve"> héritage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4A400D8C" w14:paraId="1C3CD97E" w14:textId="5E881A01">
            <w:pPr>
              <w:jc w:val="center"/>
            </w:pPr>
            <w:r w:rsidRPr="148A6E49">
              <w:rPr>
                <w:rFonts w:ascii="Arial" w:hAnsi="Arial" w:eastAsia="Arial" w:cs="Arial"/>
                <w:b/>
                <w:bCs/>
                <w:sz w:val="19"/>
                <w:szCs w:val="19"/>
              </w:rPr>
              <w:t>Programmeur</w:t>
            </w:r>
          </w:p>
        </w:tc>
      </w:tr>
      <w:tr w:rsidR="2351AF11" w:rsidTr="3711C3CB" w14:paraId="4186AF85"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7B638EFC" w14:textId="7FE1805C">
            <w:pPr>
              <w:jc w:val="center"/>
              <w:rPr>
                <w:rFonts w:ascii="Arial" w:hAnsi="Arial" w:eastAsia="Arial" w:cs="Arial"/>
                <w:sz w:val="19"/>
                <w:szCs w:val="19"/>
              </w:rPr>
            </w:pPr>
            <w:r w:rsidRPr="2351AF11">
              <w:rPr>
                <w:rFonts w:ascii="Arial" w:hAnsi="Arial" w:eastAsia="Arial" w:cs="Arial"/>
                <w:sz w:val="19"/>
                <w:szCs w:val="19"/>
              </w:rPr>
              <w:t>CU-02-</w:t>
            </w:r>
            <w:r w:rsidR="005416DF">
              <w:rPr>
                <w:rFonts w:ascii="Arial" w:hAnsi="Arial" w:eastAsia="Arial" w:cs="Arial"/>
                <w:sz w:val="19"/>
                <w:szCs w:val="19"/>
              </w:rPr>
              <w:t>VI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56E5C504" w14:textId="18222614">
            <w:pPr>
              <w:rPr>
                <w:rFonts w:ascii="Arial" w:hAnsi="Arial" w:eastAsia="Arial" w:cs="Arial"/>
                <w:sz w:val="19"/>
                <w:szCs w:val="19"/>
              </w:rPr>
            </w:pPr>
            <w:r w:rsidRPr="2351AF11">
              <w:rPr>
                <w:rFonts w:ascii="Arial" w:hAnsi="Arial" w:eastAsia="Arial" w:cs="Arial"/>
                <w:sz w:val="19"/>
                <w:szCs w:val="19"/>
              </w:rPr>
              <w:t>Modifier une classe (nom)</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4A400D8C" w14:paraId="669E731E" w14:textId="6957BB16">
            <w:pPr>
              <w:jc w:val="center"/>
            </w:pPr>
            <w:r w:rsidRPr="148A6E49">
              <w:rPr>
                <w:rFonts w:ascii="Arial" w:hAnsi="Arial" w:eastAsia="Arial" w:cs="Arial"/>
                <w:b/>
                <w:bCs/>
                <w:sz w:val="19"/>
                <w:szCs w:val="19"/>
              </w:rPr>
              <w:t>Programmeur</w:t>
            </w:r>
          </w:p>
        </w:tc>
      </w:tr>
      <w:tr w:rsidR="2351AF11" w:rsidTr="3711C3CB" w14:paraId="063DA345"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51952BAC" w14:textId="09064C8D">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VII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60A0F689" w14:textId="719EEC3D">
            <w:pPr>
              <w:rPr>
                <w:rFonts w:ascii="Arial" w:hAnsi="Arial" w:eastAsia="Arial" w:cs="Arial"/>
                <w:sz w:val="19"/>
                <w:szCs w:val="19"/>
              </w:rPr>
            </w:pPr>
            <w:r w:rsidRPr="2351AF11">
              <w:rPr>
                <w:rFonts w:ascii="Arial" w:hAnsi="Arial" w:eastAsia="Arial" w:cs="Arial"/>
                <w:sz w:val="19"/>
                <w:szCs w:val="19"/>
              </w:rPr>
              <w:t>Modifier propriétés constructeur</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651BC956" w14:paraId="371E3D0E" w14:textId="751CE33D">
            <w:pPr>
              <w:jc w:val="center"/>
            </w:pPr>
            <w:r w:rsidRPr="148A6E49">
              <w:rPr>
                <w:rFonts w:ascii="Arial" w:hAnsi="Arial" w:eastAsia="Arial" w:cs="Arial"/>
                <w:b/>
                <w:bCs/>
                <w:sz w:val="19"/>
                <w:szCs w:val="19"/>
              </w:rPr>
              <w:t>Programmeur</w:t>
            </w:r>
          </w:p>
        </w:tc>
      </w:tr>
      <w:tr w:rsidR="2351AF11" w:rsidTr="3711C3CB" w14:paraId="5F6B233C"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017D29EE" w14:textId="51B36BE7">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VIII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3CBD8A6C" w14:textId="44AA25BA">
            <w:pPr>
              <w:rPr>
                <w:rFonts w:ascii="Arial" w:hAnsi="Arial" w:eastAsia="Arial" w:cs="Arial"/>
                <w:sz w:val="19"/>
                <w:szCs w:val="19"/>
              </w:rPr>
            </w:pPr>
            <w:r w:rsidRPr="2351AF11">
              <w:rPr>
                <w:rFonts w:ascii="Arial" w:hAnsi="Arial" w:eastAsia="Arial" w:cs="Arial"/>
                <w:sz w:val="19"/>
                <w:szCs w:val="19"/>
              </w:rPr>
              <w:t>Modifier méthode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651BC956" w14:paraId="66D894D0" w14:textId="3261F7A0">
            <w:pPr>
              <w:jc w:val="center"/>
            </w:pPr>
            <w:r w:rsidRPr="148A6E49">
              <w:rPr>
                <w:rFonts w:ascii="Arial" w:hAnsi="Arial" w:eastAsia="Arial" w:cs="Arial"/>
                <w:b/>
                <w:bCs/>
                <w:sz w:val="19"/>
                <w:szCs w:val="19"/>
              </w:rPr>
              <w:t>Programmeur</w:t>
            </w:r>
          </w:p>
        </w:tc>
      </w:tr>
      <w:tr w:rsidR="2351AF11" w:rsidTr="3711C3CB" w14:paraId="7F1BCFCC"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7025F781" w14:textId="6B3F5CF9">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IX</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0449DC20" w14:textId="670515B2">
            <w:pPr>
              <w:rPr>
                <w:rFonts w:ascii="Arial" w:hAnsi="Arial" w:eastAsia="Arial" w:cs="Arial"/>
                <w:sz w:val="19"/>
                <w:szCs w:val="19"/>
              </w:rPr>
            </w:pPr>
            <w:r w:rsidRPr="2351AF11">
              <w:rPr>
                <w:rFonts w:ascii="Arial" w:hAnsi="Arial" w:eastAsia="Arial" w:cs="Arial"/>
                <w:sz w:val="19"/>
                <w:szCs w:val="19"/>
              </w:rPr>
              <w:t>Supprimer une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651BC956" w14:paraId="19B48EAA" w14:textId="4064B3AB">
            <w:pPr>
              <w:jc w:val="center"/>
            </w:pPr>
            <w:r w:rsidRPr="148A6E49">
              <w:rPr>
                <w:rFonts w:ascii="Arial" w:hAnsi="Arial" w:eastAsia="Arial" w:cs="Arial"/>
                <w:b/>
                <w:bCs/>
                <w:sz w:val="19"/>
                <w:szCs w:val="19"/>
              </w:rPr>
              <w:t>Programmeur</w:t>
            </w:r>
          </w:p>
        </w:tc>
      </w:tr>
      <w:tr w:rsidR="2351AF11" w:rsidTr="3711C3CB" w14:paraId="51550607"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7A5FC1DF" w14:textId="78DEB769">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X</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23806986" w14:textId="5377E0AD">
            <w:pPr>
              <w:rPr>
                <w:rFonts w:ascii="Arial" w:hAnsi="Arial" w:eastAsia="Arial" w:cs="Arial"/>
                <w:sz w:val="19"/>
                <w:szCs w:val="19"/>
              </w:rPr>
            </w:pPr>
            <w:r w:rsidRPr="2351AF11">
              <w:rPr>
                <w:rFonts w:ascii="Arial" w:hAnsi="Arial" w:eastAsia="Arial" w:cs="Arial"/>
                <w:sz w:val="19"/>
                <w:szCs w:val="19"/>
              </w:rPr>
              <w:t>Supprimer une propriété</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06267D56" w14:paraId="0CF3A95F" w14:textId="7000FBC3">
            <w:pPr>
              <w:jc w:val="center"/>
            </w:pPr>
            <w:r w:rsidRPr="148A6E49">
              <w:rPr>
                <w:rFonts w:ascii="Arial" w:hAnsi="Arial" w:eastAsia="Arial" w:cs="Arial"/>
                <w:b/>
                <w:bCs/>
                <w:sz w:val="19"/>
                <w:szCs w:val="19"/>
              </w:rPr>
              <w:t>Programmeur</w:t>
            </w:r>
          </w:p>
        </w:tc>
      </w:tr>
      <w:tr w:rsidR="2351AF11" w:rsidTr="3711C3CB" w14:paraId="7C877D11"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06A6A09D" w14:textId="132F3A32">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XI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17A85984" w14:textId="023F4044">
            <w:pPr>
              <w:rPr>
                <w:rFonts w:ascii="Arial" w:hAnsi="Arial" w:eastAsia="Arial" w:cs="Arial"/>
                <w:sz w:val="19"/>
                <w:szCs w:val="19"/>
              </w:rPr>
            </w:pPr>
            <w:r w:rsidRPr="2351AF11">
              <w:rPr>
                <w:rFonts w:ascii="Arial" w:hAnsi="Arial" w:eastAsia="Arial" w:cs="Arial"/>
                <w:sz w:val="19"/>
                <w:szCs w:val="19"/>
              </w:rPr>
              <w:t>Supprimer méthode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06267D56" w14:paraId="7AFB3DDB" w14:textId="32735F4D">
            <w:pPr>
              <w:jc w:val="center"/>
            </w:pPr>
            <w:r w:rsidRPr="148A6E49">
              <w:rPr>
                <w:rFonts w:ascii="Arial" w:hAnsi="Arial" w:eastAsia="Arial" w:cs="Arial"/>
                <w:b/>
                <w:bCs/>
                <w:sz w:val="19"/>
                <w:szCs w:val="19"/>
              </w:rPr>
              <w:t>Programmeur</w:t>
            </w:r>
          </w:p>
        </w:tc>
      </w:tr>
      <w:tr w:rsidR="2351AF11" w:rsidTr="3711C3CB" w14:paraId="09D41632"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0AC79138" w14:textId="15D85E2B">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XII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11B661B7" w:rsidP="2351AF11" w:rsidRDefault="11B661B7" w14:paraId="3BD1CDB4" w14:textId="403C5D3B">
            <w:pPr>
              <w:rPr>
                <w:rFonts w:ascii="Arial" w:hAnsi="Arial" w:eastAsia="Arial" w:cs="Arial"/>
                <w:sz w:val="19"/>
                <w:szCs w:val="19"/>
              </w:rPr>
            </w:pPr>
            <w:r w:rsidRPr="2351AF11">
              <w:rPr>
                <w:rFonts w:ascii="Arial" w:hAnsi="Arial" w:eastAsia="Arial" w:cs="Arial"/>
                <w:sz w:val="19"/>
                <w:szCs w:val="19"/>
              </w:rPr>
              <w:t>Supprimer un héritage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5AB6E459" w14:paraId="320A910D" w14:textId="5BC8A66E">
            <w:pPr>
              <w:jc w:val="center"/>
            </w:pPr>
            <w:r w:rsidRPr="148A6E49">
              <w:rPr>
                <w:rFonts w:ascii="Arial" w:hAnsi="Arial" w:eastAsia="Arial" w:cs="Arial"/>
                <w:b/>
                <w:bCs/>
                <w:sz w:val="19"/>
                <w:szCs w:val="19"/>
              </w:rPr>
              <w:t>Programmeur</w:t>
            </w:r>
          </w:p>
        </w:tc>
      </w:tr>
      <w:tr w:rsidR="2351AF11" w:rsidTr="3711C3CB" w14:paraId="6BD5154B"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2B8DB2D2" w14:textId="28A14E78">
            <w:pPr>
              <w:jc w:val="center"/>
              <w:rPr>
                <w:rFonts w:ascii="Arial" w:hAnsi="Arial" w:eastAsia="Arial" w:cs="Arial"/>
                <w:sz w:val="19"/>
                <w:szCs w:val="19"/>
              </w:rPr>
            </w:pPr>
            <w:r w:rsidRPr="2351AF11">
              <w:rPr>
                <w:rFonts w:ascii="Arial" w:hAnsi="Arial" w:eastAsia="Arial" w:cs="Arial"/>
                <w:sz w:val="19"/>
                <w:szCs w:val="19"/>
              </w:rPr>
              <w:t>CU-02-</w:t>
            </w:r>
            <w:r w:rsidR="00E21DED">
              <w:rPr>
                <w:rFonts w:ascii="Arial" w:hAnsi="Arial" w:eastAsia="Arial" w:cs="Arial"/>
                <w:sz w:val="19"/>
                <w:szCs w:val="19"/>
              </w:rPr>
              <w:t>XIII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35980928" w14:textId="7F1A4A06">
            <w:pPr>
              <w:rPr>
                <w:rFonts w:ascii="Arial" w:hAnsi="Arial" w:eastAsia="Arial" w:cs="Arial"/>
                <w:sz w:val="19"/>
                <w:szCs w:val="19"/>
              </w:rPr>
            </w:pPr>
            <w:r w:rsidRPr="2351AF11">
              <w:rPr>
                <w:rFonts w:ascii="Arial" w:hAnsi="Arial" w:eastAsia="Arial" w:cs="Arial"/>
                <w:sz w:val="19"/>
                <w:szCs w:val="19"/>
              </w:rPr>
              <w:t>Exporter une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5AB6E459" w14:paraId="3F85E16E" w14:textId="426BD146">
            <w:pPr>
              <w:jc w:val="center"/>
            </w:pPr>
            <w:r w:rsidRPr="148A6E49">
              <w:rPr>
                <w:rFonts w:ascii="Arial" w:hAnsi="Arial" w:eastAsia="Arial" w:cs="Arial"/>
                <w:b/>
                <w:bCs/>
                <w:sz w:val="19"/>
                <w:szCs w:val="19"/>
              </w:rPr>
              <w:t>Programmeur</w:t>
            </w:r>
          </w:p>
        </w:tc>
      </w:tr>
      <w:tr w:rsidR="00886E91" w:rsidTr="3711C3CB" w14:paraId="2F40B244"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886E91" w:rsidP="2351AF11" w:rsidRDefault="00886E91" w14:paraId="511653FF" w14:textId="7F5ADEB5">
            <w:pPr>
              <w:jc w:val="center"/>
              <w:rPr>
                <w:rFonts w:ascii="Arial" w:hAnsi="Arial" w:eastAsia="Arial" w:cs="Arial"/>
                <w:sz w:val="19"/>
                <w:szCs w:val="19"/>
              </w:rPr>
            </w:pPr>
            <w:r>
              <w:rPr>
                <w:rFonts w:ascii="Arial" w:hAnsi="Arial" w:eastAsia="Arial" w:cs="Arial"/>
                <w:sz w:val="19"/>
                <w:szCs w:val="19"/>
              </w:rPr>
              <w:t>CU-02-X</w:t>
            </w:r>
            <w:r w:rsidR="00CC761C">
              <w:rPr>
                <w:rFonts w:ascii="Arial" w:hAnsi="Arial" w:eastAsia="Arial" w:cs="Arial"/>
                <w:sz w:val="19"/>
                <w:szCs w:val="19"/>
              </w:rPr>
              <w:t>IV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886E91" w:rsidP="2351AF11" w:rsidRDefault="005B6CF3" w14:paraId="60A14782" w14:textId="4BFA1600">
            <w:pPr>
              <w:rPr>
                <w:rFonts w:ascii="Arial" w:hAnsi="Arial" w:eastAsia="Arial" w:cs="Arial"/>
                <w:sz w:val="19"/>
                <w:szCs w:val="19"/>
              </w:rPr>
            </w:pPr>
            <w:r>
              <w:rPr>
                <w:rFonts w:ascii="Arial" w:hAnsi="Arial" w:eastAsia="Arial" w:cs="Arial"/>
                <w:sz w:val="19"/>
                <w:szCs w:val="19"/>
              </w:rPr>
              <w:t>Modifier caractéristiques de classe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Pr="148A6E49" w:rsidR="00886E91" w:rsidP="2351AF11" w:rsidRDefault="005B6CF3" w14:paraId="26413951" w14:textId="56D1C236">
            <w:pPr>
              <w:jc w:val="center"/>
              <w:rPr>
                <w:rFonts w:ascii="Arial" w:hAnsi="Arial" w:eastAsia="Arial" w:cs="Arial"/>
                <w:b/>
                <w:bCs/>
                <w:sz w:val="19"/>
                <w:szCs w:val="19"/>
              </w:rPr>
            </w:pPr>
            <w:r w:rsidRPr="148A6E49">
              <w:rPr>
                <w:rFonts w:ascii="Arial" w:hAnsi="Arial" w:eastAsia="Arial" w:cs="Arial"/>
                <w:b/>
                <w:bCs/>
                <w:sz w:val="19"/>
                <w:szCs w:val="19"/>
              </w:rPr>
              <w:t>Programmeur</w:t>
            </w:r>
          </w:p>
        </w:tc>
      </w:tr>
      <w:tr w:rsidR="2351AF11" w:rsidTr="3711C3CB" w14:paraId="5F12BF57"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2D049AC7" w14:textId="4F4C29EF">
            <w:pPr>
              <w:jc w:val="center"/>
              <w:rPr>
                <w:rFonts w:ascii="Arial" w:hAnsi="Arial" w:eastAsia="Arial" w:cs="Arial"/>
                <w:b/>
                <w:bCs/>
                <w:sz w:val="19"/>
                <w:szCs w:val="19"/>
              </w:rPr>
            </w:pPr>
            <w:r w:rsidRPr="2351AF11">
              <w:rPr>
                <w:rFonts w:ascii="Arial" w:hAnsi="Arial" w:eastAsia="Arial" w:cs="Arial"/>
                <w:b/>
                <w:bCs/>
                <w:sz w:val="19"/>
                <w:szCs w:val="19"/>
              </w:rPr>
              <w:t>CU-03</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39CAF657" w14:textId="6924F4AA">
            <w:pPr>
              <w:jc w:val="center"/>
              <w:rPr>
                <w:rFonts w:ascii="Arial" w:hAnsi="Arial" w:eastAsia="Arial" w:cs="Arial"/>
                <w:b/>
                <w:bCs/>
                <w:sz w:val="19"/>
                <w:szCs w:val="19"/>
              </w:rPr>
            </w:pPr>
            <w:r w:rsidRPr="2351AF11">
              <w:rPr>
                <w:rFonts w:ascii="Arial" w:hAnsi="Arial" w:eastAsia="Arial" w:cs="Arial"/>
                <w:b/>
                <w:bCs/>
                <w:sz w:val="19"/>
                <w:szCs w:val="19"/>
              </w:rPr>
              <w:t>Gérer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3C31BA0C" w14:textId="503FF15F">
            <w:pPr>
              <w:jc w:val="center"/>
              <w:rPr>
                <w:rFonts w:ascii="Arial" w:hAnsi="Arial" w:eastAsia="Arial" w:cs="Arial"/>
                <w:b/>
                <w:bCs/>
                <w:sz w:val="19"/>
                <w:szCs w:val="19"/>
              </w:rPr>
            </w:pPr>
            <w:r w:rsidRPr="2351AF11">
              <w:rPr>
                <w:rFonts w:ascii="Arial" w:hAnsi="Arial" w:eastAsia="Arial" w:cs="Arial"/>
                <w:b/>
                <w:bCs/>
                <w:sz w:val="19"/>
                <w:szCs w:val="19"/>
              </w:rPr>
              <w:t xml:space="preserve">Programmeur  </w:t>
            </w:r>
          </w:p>
        </w:tc>
      </w:tr>
      <w:tr w:rsidR="2351AF11" w:rsidTr="3711C3CB" w14:paraId="1EBDEC5E"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5E6F0FB6" w14:textId="37F19595">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26EA73C0" w14:textId="631005EA">
            <w:pPr>
              <w:rPr>
                <w:rFonts w:ascii="Arial" w:hAnsi="Arial" w:eastAsia="Arial" w:cs="Arial"/>
                <w:sz w:val="19"/>
                <w:szCs w:val="19"/>
              </w:rPr>
            </w:pPr>
            <w:r w:rsidRPr="2351AF11">
              <w:rPr>
                <w:rFonts w:ascii="Arial" w:hAnsi="Arial" w:eastAsia="Arial" w:cs="Arial"/>
                <w:sz w:val="19"/>
                <w:szCs w:val="19"/>
              </w:rPr>
              <w:t>Ajouter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B60C9DD" w14:paraId="2FEA7153" w14:textId="5847328B">
            <w:pPr>
              <w:jc w:val="center"/>
            </w:pPr>
            <w:r w:rsidRPr="148A6E49">
              <w:rPr>
                <w:rFonts w:ascii="Arial" w:hAnsi="Arial" w:eastAsia="Arial" w:cs="Arial"/>
                <w:b/>
                <w:bCs/>
                <w:sz w:val="19"/>
                <w:szCs w:val="19"/>
              </w:rPr>
              <w:t>Programmeur</w:t>
            </w:r>
          </w:p>
        </w:tc>
      </w:tr>
      <w:tr w:rsidR="2351AF11" w:rsidTr="3711C3CB" w14:paraId="06B00AB3"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140D8E8B" w14:textId="4A045436">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7253ADB2" w14:textId="6AD5CEF9">
            <w:pPr>
              <w:rPr>
                <w:rFonts w:ascii="Arial" w:hAnsi="Arial" w:eastAsia="Arial" w:cs="Arial"/>
                <w:sz w:val="19"/>
                <w:szCs w:val="19"/>
              </w:rPr>
            </w:pPr>
            <w:r w:rsidRPr="2351AF11">
              <w:rPr>
                <w:rFonts w:ascii="Arial" w:hAnsi="Arial" w:eastAsia="Arial" w:cs="Arial"/>
                <w:sz w:val="19"/>
                <w:szCs w:val="19"/>
              </w:rPr>
              <w:t>Modifier une interface (nom)</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B60C9DD" w14:paraId="2D13F60D" w14:textId="347D0F64">
            <w:pPr>
              <w:jc w:val="center"/>
            </w:pPr>
            <w:r w:rsidRPr="65C9D708">
              <w:rPr>
                <w:rFonts w:ascii="Arial" w:hAnsi="Arial" w:eastAsia="Arial" w:cs="Arial"/>
                <w:b/>
                <w:bCs/>
                <w:sz w:val="19"/>
                <w:szCs w:val="19"/>
              </w:rPr>
              <w:t>Programmeur</w:t>
            </w:r>
          </w:p>
        </w:tc>
      </w:tr>
      <w:tr w:rsidR="2351AF11" w:rsidTr="3711C3CB" w14:paraId="4E9CF43D"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6480EDA7" w14:textId="231F88B7">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III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50AA29FA" w14:textId="68CCA501">
            <w:pPr>
              <w:rPr>
                <w:rFonts w:ascii="Arial" w:hAnsi="Arial" w:eastAsia="Arial" w:cs="Arial"/>
                <w:sz w:val="19"/>
                <w:szCs w:val="19"/>
              </w:rPr>
            </w:pPr>
            <w:r w:rsidRPr="2351AF11">
              <w:rPr>
                <w:rFonts w:ascii="Arial" w:hAnsi="Arial" w:eastAsia="Arial" w:cs="Arial"/>
                <w:sz w:val="19"/>
                <w:szCs w:val="19"/>
              </w:rPr>
              <w:t>Supprimer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B60C9DD" w14:paraId="07FAB34A" w14:textId="6ECA2FE8">
            <w:pPr>
              <w:jc w:val="center"/>
            </w:pPr>
            <w:r w:rsidRPr="65C9D708">
              <w:rPr>
                <w:rFonts w:ascii="Arial" w:hAnsi="Arial" w:eastAsia="Arial" w:cs="Arial"/>
                <w:b/>
                <w:bCs/>
                <w:sz w:val="19"/>
                <w:szCs w:val="19"/>
              </w:rPr>
              <w:t>Programmeur</w:t>
            </w:r>
          </w:p>
        </w:tc>
      </w:tr>
      <w:tr w:rsidR="2351AF11" w:rsidTr="3711C3CB" w14:paraId="7C09E122"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43FC64D1" w14:textId="0BCC99F1">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IV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255AC073" w14:textId="102B3D4F">
            <w:pPr>
              <w:rPr>
                <w:rFonts w:ascii="Arial" w:hAnsi="Arial" w:eastAsia="Arial" w:cs="Arial"/>
                <w:sz w:val="19"/>
                <w:szCs w:val="19"/>
              </w:rPr>
            </w:pPr>
            <w:r w:rsidRPr="2351AF11">
              <w:rPr>
                <w:rFonts w:ascii="Arial" w:hAnsi="Arial" w:eastAsia="Arial" w:cs="Arial"/>
                <w:sz w:val="19"/>
                <w:szCs w:val="19"/>
              </w:rPr>
              <w:t>Implémenter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50C6EAA" w14:paraId="2E2BC94D" w14:textId="504CD71C">
            <w:pPr>
              <w:jc w:val="center"/>
            </w:pPr>
            <w:r w:rsidRPr="65C9D708">
              <w:rPr>
                <w:rFonts w:ascii="Arial" w:hAnsi="Arial" w:eastAsia="Arial" w:cs="Arial"/>
                <w:b/>
                <w:bCs/>
                <w:sz w:val="19"/>
                <w:szCs w:val="19"/>
              </w:rPr>
              <w:t>Programmeur</w:t>
            </w:r>
          </w:p>
        </w:tc>
      </w:tr>
      <w:tr w:rsidR="2351AF11" w:rsidTr="3711C3CB" w14:paraId="6C3DAD6D"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67A77080" w14:textId="433A74A3">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V</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34764F75" w14:textId="6F542B6B">
            <w:pPr>
              <w:rPr>
                <w:rFonts w:ascii="Arial" w:hAnsi="Arial" w:eastAsia="Arial" w:cs="Arial"/>
                <w:sz w:val="19"/>
                <w:szCs w:val="19"/>
              </w:rPr>
            </w:pPr>
            <w:r w:rsidRPr="2351AF11">
              <w:rPr>
                <w:rFonts w:ascii="Arial" w:hAnsi="Arial" w:eastAsia="Arial" w:cs="Arial"/>
                <w:sz w:val="19"/>
                <w:szCs w:val="19"/>
              </w:rPr>
              <w:t>Enlever une implémentation</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50C6EAA" w14:paraId="5F302EAC" w14:textId="50A9071F">
            <w:pPr>
              <w:jc w:val="center"/>
            </w:pPr>
            <w:r w:rsidRPr="65C9D708">
              <w:rPr>
                <w:rFonts w:ascii="Arial" w:hAnsi="Arial" w:eastAsia="Arial" w:cs="Arial"/>
                <w:b/>
                <w:bCs/>
                <w:sz w:val="19"/>
                <w:szCs w:val="19"/>
              </w:rPr>
              <w:t>Programmeur</w:t>
            </w:r>
          </w:p>
        </w:tc>
      </w:tr>
      <w:tr w:rsidR="2351AF11" w:rsidTr="3711C3CB" w14:paraId="233A0CA4"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1D7E58EC" w14:textId="349972FF">
            <w:pPr>
              <w:jc w:val="center"/>
              <w:rPr>
                <w:rFonts w:ascii="Arial" w:hAnsi="Arial" w:eastAsia="Arial" w:cs="Arial"/>
                <w:sz w:val="19"/>
                <w:szCs w:val="19"/>
              </w:rPr>
            </w:pPr>
            <w:r w:rsidRPr="2351AF11">
              <w:rPr>
                <w:rFonts w:ascii="Arial" w:hAnsi="Arial" w:eastAsia="Arial" w:cs="Arial"/>
                <w:sz w:val="19"/>
                <w:szCs w:val="19"/>
              </w:rPr>
              <w:t>CU-03-</w:t>
            </w:r>
            <w:r w:rsidR="00E21DED">
              <w:rPr>
                <w:rFonts w:ascii="Arial" w:hAnsi="Arial" w:eastAsia="Arial" w:cs="Arial"/>
                <w:sz w:val="19"/>
                <w:szCs w:val="19"/>
              </w:rPr>
              <w:t>VI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3775A4DD" w:rsidP="2351AF11" w:rsidRDefault="3775A4DD" w14:paraId="68D8D023" w14:textId="646272A4">
            <w:pPr>
              <w:rPr>
                <w:rFonts w:ascii="Arial" w:hAnsi="Arial" w:eastAsia="Arial" w:cs="Arial"/>
                <w:sz w:val="19"/>
                <w:szCs w:val="19"/>
              </w:rPr>
            </w:pPr>
            <w:r w:rsidRPr="2351AF11">
              <w:rPr>
                <w:rFonts w:ascii="Arial" w:hAnsi="Arial" w:eastAsia="Arial" w:cs="Arial"/>
                <w:sz w:val="19"/>
                <w:szCs w:val="19"/>
              </w:rPr>
              <w:t>Exporter une 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750C6EAA" w14:paraId="22B92404" w14:textId="7AECD07F">
            <w:pPr>
              <w:jc w:val="center"/>
            </w:pPr>
            <w:r w:rsidRPr="7979514D">
              <w:rPr>
                <w:rFonts w:ascii="Arial" w:hAnsi="Arial" w:eastAsia="Arial" w:cs="Arial"/>
                <w:b/>
                <w:bCs/>
                <w:sz w:val="19"/>
                <w:szCs w:val="19"/>
              </w:rPr>
              <w:t>Programmeur</w:t>
            </w:r>
          </w:p>
        </w:tc>
      </w:tr>
      <w:tr w:rsidR="005B6CF3" w:rsidTr="3711C3CB" w14:paraId="28384931" w14:textId="77777777">
        <w:trPr>
          <w:trHeight w:val="300"/>
          <w:jc w:val="center"/>
        </w:trPr>
        <w:tc>
          <w:tcPr>
            <w:tcW w:w="2388"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5B6CF3" w:rsidP="2351AF11" w:rsidRDefault="005B6CF3" w14:paraId="69880CB7" w14:textId="7CCC5973">
            <w:pPr>
              <w:jc w:val="center"/>
              <w:rPr>
                <w:rFonts w:ascii="Arial" w:hAnsi="Arial" w:eastAsia="Arial" w:cs="Arial"/>
                <w:sz w:val="19"/>
                <w:szCs w:val="19"/>
              </w:rPr>
            </w:pPr>
            <w:r>
              <w:rPr>
                <w:rFonts w:ascii="Arial" w:hAnsi="Arial" w:eastAsia="Arial" w:cs="Arial"/>
                <w:sz w:val="19"/>
                <w:szCs w:val="19"/>
              </w:rPr>
              <w:t>CU-03-VII</w:t>
            </w:r>
          </w:p>
        </w:tc>
        <w:tc>
          <w:tcPr>
            <w:tcW w:w="4215"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5B6CF3" w:rsidP="2351AF11" w:rsidRDefault="005B6CF3" w14:paraId="235CB6ED" w14:textId="066E50DF">
            <w:pPr>
              <w:rPr>
                <w:rFonts w:ascii="Arial" w:hAnsi="Arial" w:eastAsia="Arial" w:cs="Arial"/>
                <w:sz w:val="19"/>
                <w:szCs w:val="19"/>
              </w:rPr>
            </w:pPr>
            <w:r>
              <w:rPr>
                <w:rFonts w:ascii="Arial" w:hAnsi="Arial" w:eastAsia="Arial" w:cs="Arial"/>
                <w:sz w:val="19"/>
                <w:szCs w:val="19"/>
              </w:rPr>
              <w:t>Modifier caractéristiques d’interface</w:t>
            </w:r>
          </w:p>
        </w:tc>
        <w:tc>
          <w:tcPr>
            <w:tcW w:w="2067" w:type="dxa"/>
            <w:tcBorders>
              <w:top w:val="single" w:color="auto" w:sz="8" w:space="0"/>
              <w:left w:val="single" w:color="auto" w:sz="8" w:space="0"/>
              <w:bottom w:val="single" w:color="auto" w:sz="8" w:space="0"/>
              <w:right w:val="single" w:color="auto" w:sz="8" w:space="0"/>
            </w:tcBorders>
            <w:tcMar>
              <w:left w:w="108" w:type="dxa"/>
              <w:right w:w="108" w:type="dxa"/>
            </w:tcMar>
          </w:tcPr>
          <w:p w:rsidRPr="7979514D" w:rsidR="005B6CF3" w:rsidP="2351AF11" w:rsidRDefault="00F64F80" w14:paraId="36E271E6" w14:textId="47F91434">
            <w:pPr>
              <w:jc w:val="center"/>
              <w:rPr>
                <w:rFonts w:ascii="Arial" w:hAnsi="Arial" w:eastAsia="Arial" w:cs="Arial"/>
                <w:b/>
                <w:bCs/>
                <w:sz w:val="19"/>
                <w:szCs w:val="19"/>
              </w:rPr>
            </w:pPr>
            <w:r w:rsidRPr="7979514D">
              <w:rPr>
                <w:rFonts w:ascii="Arial" w:hAnsi="Arial" w:eastAsia="Arial" w:cs="Arial"/>
                <w:b/>
                <w:bCs/>
                <w:sz w:val="19"/>
                <w:szCs w:val="19"/>
              </w:rPr>
              <w:t>Programmeur</w:t>
            </w:r>
          </w:p>
        </w:tc>
      </w:tr>
    </w:tbl>
    <w:p w:rsidR="523F6DBA" w:rsidRDefault="523F6DBA" w14:paraId="0BBCF118" w14:textId="6299A6C6"/>
    <w:p w:rsidR="002A1A7A" w:rsidP="00F14302" w:rsidRDefault="451723D5" w14:paraId="2F8E6A47" w14:textId="5044FFF8">
      <w:pPr>
        <w:spacing w:after="0"/>
        <w:rPr>
          <w:color w:val="5B9BD5" w:themeColor="accent5"/>
        </w:rPr>
      </w:pPr>
      <w:bookmarkStart w:name="_Toc360911189" w:id="1605301354"/>
      <w:r w:rsidRPr="7C13826B" w:rsidR="47AEE600">
        <w:rPr>
          <w:rStyle w:val="Heading2Char"/>
          <w:color w:val="5B9BD5" w:themeColor="accent5" w:themeTint="FF" w:themeShade="FF"/>
        </w:rPr>
        <w:t>Cas d’utilisatio</w:t>
      </w:r>
      <w:r w:rsidRPr="7C13826B" w:rsidR="5A0E6C8F">
        <w:rPr>
          <w:rStyle w:val="Heading2Char"/>
          <w:color w:val="5B9BD5" w:themeColor="accent5" w:themeTint="FF" w:themeShade="FF"/>
        </w:rPr>
        <w:t>ns détaillés</w:t>
      </w:r>
      <w:bookmarkEnd w:id="1605301354"/>
    </w:p>
    <w:p w:rsidR="74BFA771" w:rsidP="4480A69B" w:rsidRDefault="74BFA771" w14:paraId="481A47F6" w14:textId="11BE7AA4">
      <w:pPr>
        <w:pStyle w:val="Heading3"/>
        <w:rPr>
          <w:color w:val="4472C4" w:themeColor="accent1"/>
          <w:sz w:val="32"/>
          <w:szCs w:val="32"/>
        </w:rPr>
      </w:pPr>
      <w:bookmarkStart w:name="_Toc862987251" w:id="1732323607"/>
      <w:r w:rsidR="02534B54">
        <w:rPr/>
        <w:t>CU-</w:t>
      </w:r>
      <w:r w:rsidR="7A45021A">
        <w:rPr/>
        <w:t xml:space="preserve">02-IX  </w:t>
      </w:r>
      <w:r w:rsidR="02534B54">
        <w:rPr/>
        <w:t xml:space="preserve"> </w:t>
      </w:r>
      <w:r w:rsidR="43DD3603">
        <w:rPr/>
        <w:t>SUPPRIMER UNE CLASSE</w:t>
      </w:r>
      <w:bookmarkEnd w:id="1732323607"/>
    </w:p>
    <w:p w:rsidRPr="00D06340" w:rsidR="00D020ED" w:rsidP="2351AF11" w:rsidRDefault="549C7C22" w14:paraId="2C086592" w14:textId="41BE2D7F">
      <w:pPr>
        <w:pStyle w:val="Heading4"/>
      </w:pPr>
      <w:r w:rsidRPr="2351AF11">
        <w:rPr>
          <w:rFonts w:ascii="Calibri Light" w:hAnsi="Calibri Light" w:eastAsia="Calibri Light" w:cs="Calibri Light"/>
          <w:b/>
          <w:bCs/>
          <w:color w:val="0070C0"/>
        </w:rPr>
        <w:t>Fiche descriptive</w:t>
      </w:r>
    </w:p>
    <w:p w:rsidRPr="00D06340" w:rsidR="00D020ED" w:rsidP="2351AF11" w:rsidRDefault="549C7C22" w14:paraId="5FC5FFA2" w14:textId="475D488D">
      <w:pPr>
        <w:spacing w:line="257" w:lineRule="auto"/>
        <w:jc w:val="left"/>
      </w:pPr>
      <w:r w:rsidRPr="2351AF11">
        <w:rPr>
          <w:rFonts w:ascii="Calibri" w:hAnsi="Calibri" w:eastAsia="Calibri" w:cs="Calibri"/>
          <w:b/>
          <w:bCs/>
        </w:rPr>
        <w:t>Code :</w:t>
      </w:r>
      <w:r w:rsidRPr="2351AF11">
        <w:rPr>
          <w:rFonts w:ascii="Calibri" w:hAnsi="Calibri" w:eastAsia="Calibri" w:cs="Calibri"/>
        </w:rPr>
        <w:t xml:space="preserve"> </w:t>
      </w:r>
      <w:r w:rsidR="00D020ED">
        <w:tab/>
      </w:r>
      <w:r w:rsidR="00D020ED">
        <w:tab/>
      </w:r>
      <w:r>
        <w:t>CU-</w:t>
      </w:r>
      <w:r w:rsidR="7DF1FD23">
        <w:t>02-IX</w:t>
      </w:r>
      <w:r w:rsidR="3ABA29E5">
        <w:t xml:space="preserve">  </w:t>
      </w:r>
      <w:r w:rsidR="00D020ED">
        <w:br/>
      </w:r>
      <w:r w:rsidRPr="2351AF11">
        <w:rPr>
          <w:rFonts w:ascii="Calibri" w:hAnsi="Calibri" w:eastAsia="Calibri" w:cs="Calibri"/>
          <w:b/>
          <w:bCs/>
        </w:rPr>
        <w:t>Nom :</w:t>
      </w:r>
      <w:r w:rsidRPr="2351AF11">
        <w:rPr>
          <w:rFonts w:ascii="Calibri" w:hAnsi="Calibri" w:eastAsia="Calibri" w:cs="Calibri"/>
        </w:rPr>
        <w:t xml:space="preserve"> </w:t>
      </w:r>
      <w:r w:rsidR="00D020ED">
        <w:tab/>
      </w:r>
      <w:r w:rsidR="00D020ED">
        <w:tab/>
      </w:r>
      <w:r w:rsidRPr="2351AF11">
        <w:rPr>
          <w:rFonts w:ascii="Calibri" w:hAnsi="Calibri" w:eastAsia="Calibri" w:cs="Calibri"/>
        </w:rPr>
        <w:t>Supprimer une classe</w:t>
      </w:r>
      <w:r w:rsidR="00D020ED">
        <w:br/>
      </w:r>
      <w:r w:rsidRPr="2351AF11">
        <w:rPr>
          <w:rFonts w:ascii="Calibri" w:hAnsi="Calibri" w:eastAsia="Calibri" w:cs="Calibri"/>
          <w:b/>
          <w:bCs/>
        </w:rPr>
        <w:t>Introduit</w:t>
      </w:r>
      <w:r w:rsidRPr="2351AF11">
        <w:rPr>
          <w:rFonts w:ascii="Calibri" w:hAnsi="Calibri" w:eastAsia="Calibri" w:cs="Calibri"/>
        </w:rPr>
        <w:t xml:space="preserve"> </w:t>
      </w:r>
      <w:r w:rsidRPr="2351AF11">
        <w:rPr>
          <w:rFonts w:ascii="Calibri" w:hAnsi="Calibri" w:eastAsia="Calibri" w:cs="Calibri"/>
          <w:b/>
          <w:bCs/>
        </w:rPr>
        <w:t>:</w:t>
      </w:r>
      <w:r w:rsidRPr="2351AF11">
        <w:rPr>
          <w:rFonts w:ascii="Calibri" w:hAnsi="Calibri" w:eastAsia="Calibri" w:cs="Calibri"/>
        </w:rPr>
        <w:t xml:space="preserve"> </w:t>
      </w:r>
      <w:r w:rsidR="00D020ED">
        <w:tab/>
      </w:r>
      <w:r w:rsidRPr="2351AF11">
        <w:rPr>
          <w:rFonts w:ascii="Calibri" w:hAnsi="Calibri" w:eastAsia="Calibri" w:cs="Calibri"/>
        </w:rPr>
        <w:t>0.0.1</w:t>
      </w:r>
      <w:r w:rsidR="00D020ED">
        <w:br/>
      </w:r>
      <w:r w:rsidRPr="2351AF11">
        <w:rPr>
          <w:rFonts w:ascii="Calibri" w:hAnsi="Calibri" w:eastAsia="Calibri" w:cs="Calibri"/>
          <w:b/>
          <w:bCs/>
        </w:rPr>
        <w:t>Auteur :</w:t>
      </w:r>
      <w:r w:rsidR="00D020ED">
        <w:tab/>
      </w:r>
      <w:r w:rsidRPr="2351AF11">
        <w:rPr>
          <w:rFonts w:ascii="Calibri" w:hAnsi="Calibri" w:eastAsia="Calibri" w:cs="Calibri"/>
          <w:b/>
          <w:bCs/>
        </w:rPr>
        <w:t xml:space="preserve">Francis Payan </w:t>
      </w:r>
    </w:p>
    <w:p w:rsidRPr="00D06340" w:rsidR="00D020ED" w:rsidP="2351AF11" w:rsidRDefault="549C7C22" w14:paraId="12E79BB7" w14:textId="117AE5F4">
      <w:pPr>
        <w:pStyle w:val="Heading4"/>
      </w:pPr>
      <w:r w:rsidRPr="2351AF11">
        <w:rPr>
          <w:rFonts w:ascii="Calibri Light" w:hAnsi="Calibri Light" w:eastAsia="Calibri Light" w:cs="Calibri Light"/>
          <w:b/>
          <w:bCs/>
          <w:color w:val="0070C0"/>
        </w:rPr>
        <w:t>Entités actrices</w:t>
      </w:r>
    </w:p>
    <w:p w:rsidRPr="00D06340" w:rsidR="00D020ED" w:rsidP="2351AF11" w:rsidRDefault="549C7C22" w14:paraId="433DB006" w14:textId="70C4E094">
      <w:pPr>
        <w:spacing w:line="257" w:lineRule="auto"/>
      </w:pPr>
      <w:r w:rsidRPr="2351AF11">
        <w:rPr>
          <w:rFonts w:ascii="Calibri" w:hAnsi="Calibri" w:eastAsia="Calibri" w:cs="Calibri"/>
          <w:b/>
          <w:bCs/>
        </w:rPr>
        <w:t xml:space="preserve">Primaire : </w:t>
      </w:r>
      <w:r w:rsidRPr="2351AF11" w:rsidR="05AE529A">
        <w:rPr>
          <w:rFonts w:ascii="Calibri" w:hAnsi="Calibri" w:eastAsia="Calibri" w:cs="Calibri"/>
        </w:rPr>
        <w:t>Programmeur</w:t>
      </w:r>
    </w:p>
    <w:p w:rsidRPr="00D06340" w:rsidR="00D020ED" w:rsidP="2351AF11" w:rsidRDefault="549C7C22" w14:paraId="78727771" w14:textId="1FD9ACCD">
      <w:pPr>
        <w:pStyle w:val="Heading4"/>
      </w:pPr>
      <w:r w:rsidRPr="2351AF11">
        <w:rPr>
          <w:rFonts w:ascii="Calibri Light" w:hAnsi="Calibri Light" w:eastAsia="Calibri Light" w:cs="Calibri Light"/>
          <w:b/>
          <w:bCs/>
          <w:color w:val="0070C0"/>
        </w:rPr>
        <w:t>Déclencheur</w:t>
      </w:r>
    </w:p>
    <w:p w:rsidRPr="00D06340" w:rsidR="00D020ED" w:rsidP="008C67AB" w:rsidRDefault="549C7C22" w14:paraId="06861E9F" w14:textId="27EB6307">
      <w:pPr>
        <w:pStyle w:val="ListParagraph"/>
        <w:numPr>
          <w:ilvl w:val="0"/>
          <w:numId w:val="12"/>
        </w:numPr>
        <w:spacing w:after="0"/>
      </w:pPr>
      <w:r w:rsidRPr="2351AF11">
        <w:t xml:space="preserve">Le </w:t>
      </w:r>
      <w:r w:rsidRPr="2351AF11" w:rsidR="7149C5E6">
        <w:t xml:space="preserve">programmeur </w:t>
      </w:r>
      <w:r w:rsidRPr="2351AF11">
        <w:t>sélectionne la classe à supprimer et appuie sur « Supprimer ».</w:t>
      </w:r>
    </w:p>
    <w:p w:rsidRPr="00D06340" w:rsidR="00D020ED" w:rsidP="2351AF11" w:rsidRDefault="549C7C22" w14:paraId="6A314A94" w14:textId="53038DEA">
      <w:pPr>
        <w:pStyle w:val="Heading4"/>
      </w:pPr>
      <w:r w:rsidRPr="2351AF11">
        <w:rPr>
          <w:rFonts w:ascii="Calibri Light" w:hAnsi="Calibri Light" w:eastAsia="Calibri Light" w:cs="Calibri Light"/>
          <w:b/>
          <w:bCs/>
          <w:color w:val="0070C0"/>
        </w:rPr>
        <w:t>Préconditions</w:t>
      </w:r>
    </w:p>
    <w:p w:rsidRPr="00D06340" w:rsidR="00D020ED" w:rsidP="008C67AB" w:rsidRDefault="549C7C22" w14:paraId="591FE211" w14:textId="762606B6">
      <w:pPr>
        <w:pStyle w:val="ListParagraph"/>
        <w:numPr>
          <w:ilvl w:val="0"/>
          <w:numId w:val="11"/>
        </w:numPr>
        <w:spacing w:after="0"/>
      </w:pPr>
      <w:r w:rsidRPr="2351AF11">
        <w:t>Une classe est sélectionnée.</w:t>
      </w:r>
    </w:p>
    <w:p w:rsidRPr="00D06340" w:rsidR="00D020ED" w:rsidP="2351AF11" w:rsidRDefault="549C7C22" w14:paraId="568E3481" w14:textId="5659E2D0">
      <w:pPr>
        <w:pStyle w:val="Heading4"/>
      </w:pPr>
      <w:r w:rsidRPr="2351AF11">
        <w:rPr>
          <w:rFonts w:ascii="Calibri Light" w:hAnsi="Calibri Light" w:eastAsia="Calibri Light" w:cs="Calibri Light"/>
          <w:b/>
          <w:bCs/>
          <w:color w:val="0070C0"/>
        </w:rPr>
        <w:t>Postconditions</w:t>
      </w:r>
    </w:p>
    <w:p w:rsidRPr="00D06340" w:rsidR="00D020ED" w:rsidP="008C67AB" w:rsidRDefault="549C7C22" w14:paraId="7AADD977" w14:textId="22423258">
      <w:pPr>
        <w:pStyle w:val="ListParagraph"/>
        <w:numPr>
          <w:ilvl w:val="0"/>
          <w:numId w:val="10"/>
        </w:numPr>
        <w:spacing w:after="0"/>
      </w:pPr>
      <w:r>
        <w:t>La classe est supprimée, ainsi que les dépendances liées à l'héritage si confirmées par l'utilisateur.</w:t>
      </w:r>
    </w:p>
    <w:p w:rsidRPr="00D06340" w:rsidR="00D020ED" w:rsidP="2351AF11" w:rsidRDefault="549C7C22" w14:paraId="7912F95C" w14:textId="55B37C44">
      <w:pPr>
        <w:pStyle w:val="Heading4"/>
      </w:pPr>
      <w:r w:rsidRPr="2351AF11">
        <w:rPr>
          <w:rFonts w:ascii="Calibri Light" w:hAnsi="Calibri Light" w:eastAsia="Calibri Light" w:cs="Calibri Light"/>
          <w:b/>
          <w:bCs/>
          <w:color w:val="0070C0"/>
        </w:rPr>
        <w:t>Scénario nominal</w:t>
      </w:r>
    </w:p>
    <w:p w:rsidR="187E5740" w:rsidP="187E5740" w:rsidRDefault="187E5740" w14:paraId="2E33109E" w14:textId="15651A31"/>
    <w:tbl>
      <w:tblPr>
        <w:tblStyle w:val="TableGrid"/>
        <w:tblW w:w="8640" w:type="dxa"/>
        <w:tblLayout w:type="fixed"/>
        <w:tblLook w:val="04A0" w:firstRow="1" w:lastRow="0" w:firstColumn="1" w:lastColumn="0" w:noHBand="0" w:noVBand="1"/>
      </w:tblPr>
      <w:tblGrid>
        <w:gridCol w:w="847"/>
        <w:gridCol w:w="3000"/>
        <w:gridCol w:w="4793"/>
      </w:tblGrid>
      <w:tr w:rsidR="2351AF11" w:rsidTr="119234D0" w14:paraId="202C9EDD"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5C96DABD" w14:textId="416ACA4A">
            <w:r w:rsidRPr="2351AF11">
              <w:rPr>
                <w:rFonts w:ascii="Calibri" w:hAnsi="Calibri" w:eastAsia="Calibri" w:cs="Calibri"/>
                <w:b/>
                <w:bCs/>
              </w:rPr>
              <w:t>Étape</w:t>
            </w:r>
          </w:p>
        </w:tc>
        <w:tc>
          <w:tcPr>
            <w:tcW w:w="3000"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58FD43FD" w14:textId="153D4DAB">
            <w:r w:rsidRPr="2351AF11">
              <w:rPr>
                <w:rFonts w:ascii="Calibri" w:hAnsi="Calibri" w:eastAsia="Calibri" w:cs="Calibri"/>
                <w:b/>
                <w:bCs/>
              </w:rPr>
              <w:t>Action de la personne actrice principale</w:t>
            </w:r>
          </w:p>
        </w:tc>
        <w:tc>
          <w:tcPr>
            <w:tcW w:w="4793"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6496AD9D" w14:textId="19BB0187">
            <w:r w:rsidRPr="2351AF11">
              <w:rPr>
                <w:rFonts w:ascii="Calibri" w:hAnsi="Calibri" w:eastAsia="Calibri" w:cs="Calibri"/>
                <w:b/>
                <w:bCs/>
              </w:rPr>
              <w:t>Réponse du système</w:t>
            </w:r>
          </w:p>
        </w:tc>
      </w:tr>
      <w:tr w:rsidR="2351AF11" w:rsidTr="119234D0" w14:paraId="7A3F4F83"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7DAC826B" w14:textId="6BC61DCA">
            <w:pPr>
              <w:jc w:val="center"/>
            </w:pPr>
            <w:r w:rsidRPr="2351AF11">
              <w:rPr>
                <w:rFonts w:ascii="Calibri" w:hAnsi="Calibri" w:eastAsia="Calibri" w:cs="Calibri"/>
              </w:rPr>
              <w:t>1</w:t>
            </w:r>
          </w:p>
        </w:tc>
        <w:tc>
          <w:tcPr>
            <w:tcW w:w="3000"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1808C12E" w14:textId="4D4DACED">
            <w:pPr>
              <w:jc w:val="left"/>
            </w:pPr>
            <w:r w:rsidRPr="2351AF11">
              <w:rPr>
                <w:rFonts w:ascii="Calibri" w:hAnsi="Calibri" w:eastAsia="Calibri" w:cs="Calibri"/>
              </w:rPr>
              <w:t xml:space="preserve">Le </w:t>
            </w:r>
            <w:r w:rsidRPr="2351AF11" w:rsidR="5D18D6D7">
              <w:t xml:space="preserve">programmeur </w:t>
            </w:r>
            <w:r w:rsidRPr="2351AF11">
              <w:rPr>
                <w:rFonts w:ascii="Calibri" w:hAnsi="Calibri" w:eastAsia="Calibri" w:cs="Calibri"/>
              </w:rPr>
              <w:t>sélectionne la classe à supprimer et appuie sur « Supprimer ».</w:t>
            </w:r>
          </w:p>
        </w:tc>
        <w:tc>
          <w:tcPr>
            <w:tcW w:w="4793"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44D91993" w14:textId="2DE6E6C5">
            <w:pPr>
              <w:jc w:val="left"/>
            </w:pPr>
            <w:r w:rsidRPr="2351AF11">
              <w:rPr>
                <w:rFonts w:ascii="Calibri" w:hAnsi="Calibri" w:eastAsia="Calibri" w:cs="Calibri"/>
              </w:rPr>
              <w:t>Le système vérifie si la classe a des dépendances liées à l'héritage.</w:t>
            </w:r>
          </w:p>
          <w:p w:rsidR="2351AF11" w:rsidP="2351AF11" w:rsidRDefault="2351AF11" w14:paraId="3222C7D2" w14:textId="2C5BDA5F">
            <w:pPr>
              <w:jc w:val="left"/>
            </w:pPr>
            <w:r w:rsidRPr="2351AF11">
              <w:rPr>
                <w:rFonts w:ascii="Calibri" w:hAnsi="Calibri" w:eastAsia="Calibri" w:cs="Calibri"/>
              </w:rPr>
              <w:t xml:space="preserve"> </w:t>
            </w:r>
          </w:p>
          <w:p w:rsidR="3C663702" w:rsidP="3DB8F10D" w:rsidRDefault="3C663702" w14:paraId="3EEAC0EC" w14:textId="6886EFF7">
            <w:pPr>
              <w:jc w:val="left"/>
            </w:pPr>
            <w:r w:rsidRPr="3DB8F10D">
              <w:rPr>
                <w:rFonts w:ascii="Calibri" w:hAnsi="Calibri" w:eastAsia="Calibri" w:cs="Calibri"/>
              </w:rPr>
              <w:t>Si la classe est une classe "parent", une indication visuelle, comme une icône ou une marque spécifique, apparaît à côté de la classe pour informer discrètement l’utilisateur que d'autres classes héritent de cette classe.</w:t>
            </w:r>
          </w:p>
          <w:p w:rsidR="2351AF11" w:rsidP="2351AF11" w:rsidRDefault="2351AF11" w14:paraId="782BC08A" w14:textId="4B5B0427">
            <w:pPr>
              <w:jc w:val="left"/>
            </w:pPr>
            <w:r w:rsidRPr="2351AF11">
              <w:rPr>
                <w:rFonts w:ascii="Calibri" w:hAnsi="Calibri" w:eastAsia="Calibri" w:cs="Calibri"/>
              </w:rPr>
              <w:t xml:space="preserve"> </w:t>
            </w:r>
          </w:p>
        </w:tc>
      </w:tr>
      <w:tr w:rsidR="2351AF11" w:rsidTr="119234D0" w14:paraId="08318EA5"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7380AE86" w14:textId="5726395B">
            <w:pPr>
              <w:jc w:val="center"/>
            </w:pPr>
            <w:r w:rsidRPr="2351AF11">
              <w:rPr>
                <w:rFonts w:ascii="Calibri" w:hAnsi="Calibri" w:eastAsia="Calibri" w:cs="Calibri"/>
              </w:rPr>
              <w:t>2</w:t>
            </w:r>
          </w:p>
        </w:tc>
        <w:tc>
          <w:tcPr>
            <w:tcW w:w="3000"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1F0E1322" w14:textId="34C4579C">
            <w:pPr>
              <w:jc w:val="left"/>
            </w:pPr>
            <w:r w:rsidRPr="2351AF11">
              <w:rPr>
                <w:rFonts w:ascii="Calibri" w:hAnsi="Calibri" w:eastAsia="Calibri" w:cs="Calibri"/>
              </w:rPr>
              <w:t xml:space="preserve">Le </w:t>
            </w:r>
            <w:r w:rsidRPr="2351AF11" w:rsidR="4FF84BC9">
              <w:t xml:space="preserve">programmeur </w:t>
            </w:r>
            <w:r w:rsidRPr="2351AF11">
              <w:rPr>
                <w:rFonts w:ascii="Calibri" w:hAnsi="Calibri" w:eastAsia="Calibri" w:cs="Calibri"/>
              </w:rPr>
              <w:t>confirme ou annule la suppression.</w:t>
            </w:r>
          </w:p>
        </w:tc>
        <w:tc>
          <w:tcPr>
            <w:tcW w:w="4793" w:type="dxa"/>
            <w:tcBorders>
              <w:top w:val="single" w:color="auto" w:sz="8" w:space="0"/>
              <w:left w:val="single" w:color="auto" w:sz="8" w:space="0"/>
              <w:bottom w:val="single" w:color="auto" w:sz="8" w:space="0"/>
              <w:right w:val="single" w:color="auto" w:sz="8" w:space="0"/>
            </w:tcBorders>
            <w:tcMar>
              <w:left w:w="108" w:type="dxa"/>
              <w:right w:w="108" w:type="dxa"/>
            </w:tcMar>
          </w:tcPr>
          <w:p w:rsidR="5FFFA874" w:rsidP="2351AF11" w:rsidRDefault="5FFFA874" w14:paraId="1187D9FE" w14:textId="0EAEB64B">
            <w:pPr>
              <w:jc w:val="left"/>
            </w:pPr>
            <w:r w:rsidRPr="2351AF11">
              <w:rPr>
                <w:rFonts w:ascii="Calibri" w:hAnsi="Calibri" w:eastAsia="Calibri" w:cs="Calibri"/>
              </w:rPr>
              <w:t>Si confirmé, le système supprime la classe et la dépendance d'héritage des classes enfants. Sinon, il annule l'opération.</w:t>
            </w:r>
          </w:p>
        </w:tc>
      </w:tr>
    </w:tbl>
    <w:p w:rsidRPr="00D06340" w:rsidR="00D020ED" w:rsidP="2351AF11" w:rsidRDefault="549C7C22" w14:paraId="324580FA" w14:textId="53DD3636">
      <w:pPr>
        <w:spacing w:line="257" w:lineRule="auto"/>
      </w:pPr>
      <w:r w:rsidRPr="2351AF11">
        <w:rPr>
          <w:rFonts w:ascii="Calibri" w:hAnsi="Calibri" w:eastAsia="Calibri" w:cs="Calibri"/>
        </w:rPr>
        <w:t xml:space="preserve"> </w:t>
      </w:r>
    </w:p>
    <w:p w:rsidRPr="00D06340" w:rsidR="00D020ED" w:rsidP="2351AF11" w:rsidRDefault="549C7C22" w14:paraId="6A64B8C2" w14:textId="7E6EE7F7">
      <w:pPr>
        <w:pStyle w:val="Heading4"/>
      </w:pPr>
      <w:r w:rsidRPr="2351AF11">
        <w:rPr>
          <w:rFonts w:ascii="Calibri Light" w:hAnsi="Calibri Light" w:eastAsia="Calibri Light" w:cs="Calibri Light"/>
          <w:b/>
          <w:bCs/>
          <w:color w:val="0070C0"/>
        </w:rPr>
        <w:t>Scénario d’extenSion</w:t>
      </w:r>
    </w:p>
    <w:p w:rsidRPr="00D06340" w:rsidR="00D020ED" w:rsidP="2351AF11" w:rsidRDefault="549C7C22" w14:paraId="630E0FE0" w14:textId="29781626">
      <w:pPr>
        <w:spacing w:line="257" w:lineRule="auto"/>
      </w:pPr>
      <w:r w:rsidRPr="2351AF11">
        <w:rPr>
          <w:rFonts w:ascii="Calibri" w:hAnsi="Calibri" w:eastAsia="Calibri" w:cs="Calibri"/>
        </w:rPr>
        <w:t>1a.</w:t>
      </w:r>
      <w:r w:rsidR="00D020ED">
        <w:tab/>
      </w:r>
      <w:r w:rsidRPr="2351AF11">
        <w:rPr>
          <w:rFonts w:ascii="Calibri" w:hAnsi="Calibri" w:eastAsia="Calibri" w:cs="Calibri"/>
        </w:rPr>
        <w:t>Le développeur souhaite seulement supprimer la classe parente, mais pas les classes enfants.</w:t>
      </w:r>
    </w:p>
    <w:p w:rsidRPr="00D06340" w:rsidR="00D020ED" w:rsidP="008C67AB" w:rsidRDefault="549C7C22" w14:paraId="24BB64D6" w14:textId="2F6BE5D5">
      <w:pPr>
        <w:pStyle w:val="ListParagraph"/>
        <w:numPr>
          <w:ilvl w:val="0"/>
          <w:numId w:val="9"/>
        </w:numPr>
        <w:spacing w:after="0"/>
      </w:pPr>
      <w:r w:rsidRPr="2351AF11">
        <w:t>Le système propose de transformer les classes enfants en classes autonomes, éliminant la dépendance d'héritage</w:t>
      </w:r>
      <w:r w:rsidRPr="2351AF11" w:rsidR="5C86082E">
        <w:t>, sans supprimer ces classes.</w:t>
      </w:r>
    </w:p>
    <w:p w:rsidRPr="00D06340" w:rsidR="00D020ED" w:rsidP="2351AF11" w:rsidRDefault="549C7C22" w14:paraId="5355882A" w14:textId="0C77D663">
      <w:pPr>
        <w:pStyle w:val="Heading4"/>
      </w:pPr>
      <w:r w:rsidRPr="2351AF11">
        <w:rPr>
          <w:rFonts w:ascii="Calibri Light" w:hAnsi="Calibri Light" w:eastAsia="Calibri Light" w:cs="Calibri Light"/>
          <w:b/>
          <w:bCs/>
          <w:color w:val="0070C0"/>
        </w:rPr>
        <w:t>Scénario d’exception</w:t>
      </w:r>
    </w:p>
    <w:p w:rsidRPr="00D06340" w:rsidR="00D020ED" w:rsidP="2351AF11" w:rsidRDefault="549C7C22" w14:paraId="53EE3338" w14:textId="65440368">
      <w:pPr>
        <w:spacing w:line="257" w:lineRule="auto"/>
      </w:pPr>
      <w:r w:rsidRPr="2351AF11">
        <w:rPr>
          <w:rFonts w:ascii="Calibri" w:hAnsi="Calibri" w:eastAsia="Calibri" w:cs="Calibri"/>
        </w:rPr>
        <w:t>1a.  Une erreur survient lors de la suppression de la classe ou des classes associées.</w:t>
      </w:r>
    </w:p>
    <w:p w:rsidRPr="00D06340" w:rsidR="00D020ED" w:rsidP="008C67AB" w:rsidRDefault="549C7C22" w14:paraId="6025DA21" w14:textId="667566E9">
      <w:pPr>
        <w:pStyle w:val="ListParagraph"/>
        <w:numPr>
          <w:ilvl w:val="0"/>
          <w:numId w:val="8"/>
        </w:numPr>
        <w:spacing w:after="0"/>
      </w:pPr>
      <w:r w:rsidRPr="2351AF11">
        <w:t>Le système affiche le message d'erreur « Une erreur est survenue lors de la suppression. Veuillez réessayer ultérieurement. »</w:t>
      </w:r>
    </w:p>
    <w:p w:rsidRPr="00D06340" w:rsidR="00D020ED" w:rsidP="2351AF11" w:rsidRDefault="549C7C22" w14:paraId="1A92CBF8" w14:textId="7673215F">
      <w:pPr>
        <w:spacing w:line="257" w:lineRule="auto"/>
        <w:ind w:firstLine="284"/>
      </w:pPr>
      <w:r w:rsidRPr="2351AF11">
        <w:rPr>
          <w:rFonts w:ascii="Calibri" w:hAnsi="Calibri" w:eastAsia="Calibri" w:cs="Calibri"/>
        </w:rPr>
        <w:t>2a.</w:t>
      </w:r>
      <w:r w:rsidR="00D020ED">
        <w:tab/>
      </w:r>
      <w:r w:rsidRPr="2351AF11">
        <w:rPr>
          <w:rFonts w:ascii="Calibri" w:hAnsi="Calibri" w:eastAsia="Calibri" w:cs="Calibri"/>
        </w:rPr>
        <w:t>La classe sélectionnée est utilisée dans d'autres modules ou dépendances non liées à l'héritage.</w:t>
      </w:r>
    </w:p>
    <w:p w:rsidR="5511FA2C" w:rsidP="3DB8F10D" w:rsidRDefault="5511FA2C" w14:paraId="39AF366E" w14:textId="0860ABAD">
      <w:pPr>
        <w:pStyle w:val="ListParagraph"/>
        <w:numPr>
          <w:ilvl w:val="0"/>
          <w:numId w:val="7"/>
        </w:numPr>
        <w:spacing w:after="0"/>
      </w:pPr>
      <w:r>
        <w:t>Le système informe le développeur des autres dépendances impliquées.</w:t>
      </w:r>
      <w:r w:rsidR="168CA117">
        <w:t xml:space="preserve"> L</w:t>
      </w:r>
      <w:r>
        <w:t>e système remplace la référence de la classe supprimée par un type spécial « Élément Manquant ». Cela permet de garder une trace des références qui étaient liées à la classe supprimée. Les éléments marqués comme « Élément Manquant » seront clairement identifiables dans le code et dans toute exportation, alertant ainsi le développeur de la nécessité de réviser ces références.</w:t>
      </w:r>
    </w:p>
    <w:p w:rsidR="0AE677C9" w:rsidP="3DB8F10D" w:rsidRDefault="0AE677C9" w14:paraId="297E4C08" w14:textId="58C7B38A">
      <w:pPr>
        <w:pStyle w:val="Heading4"/>
        <w:rPr>
          <w:b/>
          <w:bCs/>
          <w:color w:val="0070C0"/>
        </w:rPr>
      </w:pPr>
      <w:r w:rsidRPr="3DB8F10D">
        <w:rPr>
          <w:b/>
          <w:bCs/>
          <w:color w:val="0070C0"/>
        </w:rPr>
        <w:t>Spécifications non fonctionnelles</w:t>
      </w:r>
    </w:p>
    <w:p w:rsidR="0AE677C9" w:rsidP="3DB8F10D" w:rsidRDefault="0AE677C9" w14:paraId="65325046" w14:textId="0719C7BC">
      <w:pPr>
        <w:pStyle w:val="ListParagraph"/>
        <w:numPr>
          <w:ilvl w:val="0"/>
          <w:numId w:val="46"/>
        </w:numPr>
        <w:spacing w:after="0"/>
      </w:pPr>
      <w:r>
        <w:t>L’interface est actualisée après la suppression de la classe.</w:t>
      </w:r>
    </w:p>
    <w:p w:rsidRPr="00D06340" w:rsidR="00D020ED" w:rsidP="2351AF11" w:rsidRDefault="00D020ED" w14:paraId="69022075" w14:textId="786F66E8"/>
    <w:p w:rsidR="16D1D168" w:rsidP="5AB698FC" w:rsidRDefault="16D1D168" w14:paraId="155FF63F" w14:textId="646058C4">
      <w:pPr>
        <w:pStyle w:val="Heading4"/>
        <w:rPr>
          <w:b/>
          <w:bCs/>
          <w:color w:val="0070C0"/>
        </w:rPr>
      </w:pPr>
      <w:r w:rsidRPr="5AB698FC">
        <w:rPr>
          <w:b/>
          <w:bCs/>
          <w:color w:val="0070C0"/>
        </w:rPr>
        <w:t>Prototype d’écran</w:t>
      </w:r>
    </w:p>
    <w:p w:rsidR="5AB698FC" w:rsidP="5AB698FC" w:rsidRDefault="5AB698FC" w14:paraId="6C59A76E" w14:textId="392E41DE"/>
    <w:p w:rsidR="16D1D168" w:rsidP="20C4F105" w:rsidRDefault="02280E56" w14:paraId="0FD41E66" w14:textId="2BCCA87C">
      <w:r>
        <w:rPr>
          <w:noProof/>
        </w:rPr>
        <w:drawing>
          <wp:inline distT="0" distB="0" distL="0" distR="0" wp14:anchorId="0BC3A37A" wp14:editId="06790B0B">
            <wp:extent cx="6048375" cy="3200598"/>
            <wp:effectExtent l="0" t="0" r="0" b="0"/>
            <wp:docPr id="1506815678" name="Image 150681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8375" cy="3200598"/>
                    </a:xfrm>
                    <a:prstGeom prst="rect">
                      <a:avLst/>
                    </a:prstGeom>
                  </pic:spPr>
                </pic:pic>
              </a:graphicData>
            </a:graphic>
          </wp:inline>
        </w:drawing>
      </w:r>
    </w:p>
    <w:p w:rsidRPr="00D06340" w:rsidR="00D020ED" w:rsidP="2351AF11" w:rsidRDefault="00D020ED" w14:paraId="3329876A" w14:textId="40976AA9">
      <w:pPr>
        <w:pStyle w:val="ListParagraph"/>
        <w:ind w:left="0"/>
      </w:pPr>
    </w:p>
    <w:p w:rsidR="3DB8F10D" w:rsidP="3DB8F10D" w:rsidRDefault="3DB8F10D" w14:paraId="40DDE6E2" w14:textId="0724A29D">
      <w:pPr>
        <w:pStyle w:val="ListParagraph"/>
        <w:ind w:left="0"/>
      </w:pPr>
    </w:p>
    <w:p w:rsidR="3DB8F10D" w:rsidP="3DB8F10D" w:rsidRDefault="3DB8F10D" w14:paraId="6D0D3803" w14:textId="0D198150">
      <w:pPr>
        <w:pStyle w:val="ListParagraph"/>
        <w:ind w:left="0"/>
      </w:pPr>
    </w:p>
    <w:p w:rsidR="5EE309DA" w:rsidP="3DB8F10D" w:rsidRDefault="5EE309DA" w14:paraId="45130DB0" w14:textId="1D80BA8E">
      <w:pPr>
        <w:pStyle w:val="Heading3"/>
        <w:rPr>
          <w:color w:val="4472C4" w:themeColor="accent1"/>
          <w:sz w:val="32"/>
          <w:szCs w:val="32"/>
        </w:rPr>
      </w:pPr>
      <w:bookmarkStart w:name="_Toc1072101336" w:id="400479391"/>
      <w:r w:rsidR="50BEC0B4">
        <w:rPr/>
        <w:t>CU-01-I   CRÉER UN NOUVEAU PROJET FICHE DESCRIPTIVE</w:t>
      </w:r>
      <w:bookmarkEnd w:id="400479391"/>
      <w:r w:rsidR="50BEC0B4">
        <w:rPr/>
        <w:t xml:space="preserve">  </w:t>
      </w:r>
    </w:p>
    <w:p w:rsidR="5EE309DA" w:rsidP="7C13826B" w:rsidRDefault="5EE309DA" w14:paraId="1AA80C73" w14:textId="41BE2D7F">
      <w:pPr>
        <w:pStyle w:val="Normal"/>
        <w:rPr>
          <w:b w:val="0"/>
          <w:bCs w:val="0"/>
          <w:color w:val="0070C0"/>
          <w:sz w:val="28"/>
          <w:szCs w:val="28"/>
        </w:rPr>
      </w:pPr>
      <w:r w:rsidRPr="7C13826B" w:rsidR="50BEC0B4">
        <w:rPr>
          <w:b w:val="0"/>
          <w:bCs w:val="0"/>
          <w:color w:val="0070C0"/>
          <w:sz w:val="28"/>
          <w:szCs w:val="28"/>
        </w:rPr>
        <w:t>Fiche descriptive</w:t>
      </w:r>
    </w:p>
    <w:p w:rsidR="5EE309DA" w:rsidP="3DB8F10D" w:rsidRDefault="5EE309DA" w14:paraId="4CBFBA43" w14:textId="21B6B662">
      <w:pPr>
        <w:spacing w:line="257" w:lineRule="auto"/>
        <w:jc w:val="left"/>
      </w:pPr>
      <w:r w:rsidRPr="3DB8F10D">
        <w:rPr>
          <w:rFonts w:ascii="Calibri" w:hAnsi="Calibri" w:eastAsia="Calibri" w:cs="Calibri"/>
          <w:b/>
          <w:bCs/>
        </w:rPr>
        <w:t>Code :</w:t>
      </w:r>
      <w:r w:rsidRPr="3DB8F10D">
        <w:rPr>
          <w:rFonts w:ascii="Calibri" w:hAnsi="Calibri" w:eastAsia="Calibri" w:cs="Calibri"/>
        </w:rPr>
        <w:t xml:space="preserve"> </w:t>
      </w:r>
      <w:r>
        <w:tab/>
      </w:r>
      <w:r>
        <w:tab/>
      </w:r>
      <w:r>
        <w:t xml:space="preserve">CU-01-I  </w:t>
      </w:r>
      <w:r>
        <w:br/>
      </w:r>
      <w:r w:rsidRPr="3DB8F10D">
        <w:rPr>
          <w:rFonts w:ascii="Calibri" w:hAnsi="Calibri" w:eastAsia="Calibri" w:cs="Calibri"/>
          <w:b/>
          <w:bCs/>
        </w:rPr>
        <w:t>Nom :</w:t>
      </w:r>
      <w:r w:rsidRPr="3DB8F10D">
        <w:rPr>
          <w:rFonts w:ascii="Calibri" w:hAnsi="Calibri" w:eastAsia="Calibri" w:cs="Calibri"/>
        </w:rPr>
        <w:t xml:space="preserve"> </w:t>
      </w:r>
      <w:r>
        <w:tab/>
      </w:r>
      <w:r>
        <w:tab/>
      </w:r>
      <w:r>
        <w:t>Créer un nouveau projet</w:t>
      </w:r>
      <w:r>
        <w:br/>
      </w:r>
      <w:r w:rsidRPr="3DB8F10D">
        <w:rPr>
          <w:rFonts w:ascii="Calibri" w:hAnsi="Calibri" w:eastAsia="Calibri" w:cs="Calibri"/>
          <w:b/>
          <w:bCs/>
        </w:rPr>
        <w:t>Introduit</w:t>
      </w:r>
      <w:r w:rsidRPr="3DB8F10D">
        <w:rPr>
          <w:rFonts w:ascii="Calibri" w:hAnsi="Calibri" w:eastAsia="Calibri" w:cs="Calibri"/>
        </w:rPr>
        <w:t xml:space="preserve"> </w:t>
      </w:r>
      <w:r w:rsidRPr="3DB8F10D">
        <w:rPr>
          <w:rFonts w:ascii="Calibri" w:hAnsi="Calibri" w:eastAsia="Calibri" w:cs="Calibri"/>
          <w:b/>
          <w:bCs/>
        </w:rPr>
        <w:t>:</w:t>
      </w:r>
      <w:r w:rsidRPr="3DB8F10D">
        <w:rPr>
          <w:rFonts w:ascii="Calibri" w:hAnsi="Calibri" w:eastAsia="Calibri" w:cs="Calibri"/>
        </w:rPr>
        <w:t xml:space="preserve"> </w:t>
      </w:r>
      <w:r>
        <w:tab/>
      </w:r>
      <w:r w:rsidRPr="3DB8F10D">
        <w:rPr>
          <w:rFonts w:ascii="Calibri" w:hAnsi="Calibri" w:eastAsia="Calibri" w:cs="Calibri"/>
        </w:rPr>
        <w:t>0.0.1</w:t>
      </w:r>
      <w:r>
        <w:br/>
      </w:r>
      <w:r w:rsidRPr="3DB8F10D">
        <w:rPr>
          <w:rFonts w:ascii="Calibri" w:hAnsi="Calibri" w:eastAsia="Calibri" w:cs="Calibri"/>
          <w:b/>
          <w:bCs/>
        </w:rPr>
        <w:t>Auteur :</w:t>
      </w:r>
      <w:r>
        <w:tab/>
      </w:r>
      <w:r w:rsidRPr="3DB8F10D">
        <w:rPr>
          <w:rFonts w:ascii="Calibri" w:hAnsi="Calibri" w:eastAsia="Calibri" w:cs="Calibri"/>
          <w:b/>
          <w:bCs/>
        </w:rPr>
        <w:t xml:space="preserve">Francis Payan </w:t>
      </w:r>
    </w:p>
    <w:p w:rsidR="12EC2EA6" w:rsidP="3DB8F10D" w:rsidRDefault="12EC2EA6" w14:paraId="20DB5A4C" w14:textId="117AE5F4">
      <w:pPr>
        <w:pStyle w:val="Heading4"/>
      </w:pPr>
      <w:r w:rsidRPr="3DB8F10D">
        <w:rPr>
          <w:rFonts w:ascii="Calibri Light" w:hAnsi="Calibri Light" w:eastAsia="Calibri Light" w:cs="Calibri Light"/>
          <w:b/>
          <w:bCs/>
          <w:color w:val="0070C0"/>
        </w:rPr>
        <w:t>Entités actrices</w:t>
      </w:r>
    </w:p>
    <w:p w:rsidR="12EC2EA6" w:rsidP="3DB8F10D" w:rsidRDefault="12EC2EA6" w14:paraId="3E407CC8" w14:textId="70C4E094">
      <w:pPr>
        <w:spacing w:line="257" w:lineRule="auto"/>
      </w:pPr>
      <w:r w:rsidRPr="3DB8F10D">
        <w:rPr>
          <w:rFonts w:ascii="Calibri" w:hAnsi="Calibri" w:eastAsia="Calibri" w:cs="Calibri"/>
          <w:b/>
          <w:bCs/>
        </w:rPr>
        <w:t xml:space="preserve">Primaire : </w:t>
      </w:r>
      <w:r w:rsidRPr="3DB8F10D">
        <w:rPr>
          <w:rFonts w:ascii="Calibri" w:hAnsi="Calibri" w:eastAsia="Calibri" w:cs="Calibri"/>
        </w:rPr>
        <w:t>Programmeur</w:t>
      </w:r>
    </w:p>
    <w:p w:rsidR="12EC2EA6" w:rsidP="3DB8F10D" w:rsidRDefault="12EC2EA6" w14:paraId="3735B9E3" w14:textId="1FD9ACCD">
      <w:pPr>
        <w:pStyle w:val="Heading4"/>
      </w:pPr>
      <w:r w:rsidRPr="3DB8F10D">
        <w:rPr>
          <w:rFonts w:ascii="Calibri Light" w:hAnsi="Calibri Light" w:eastAsia="Calibri Light" w:cs="Calibri Light"/>
          <w:b/>
          <w:bCs/>
          <w:color w:val="0070C0"/>
        </w:rPr>
        <w:t>Déclencheur</w:t>
      </w:r>
    </w:p>
    <w:p w:rsidR="12EC2EA6" w:rsidP="3DB8F10D" w:rsidRDefault="12EC2EA6" w14:paraId="62443A37" w14:textId="467B44AF">
      <w:pPr>
        <w:pStyle w:val="ListParagraph"/>
        <w:numPr>
          <w:ilvl w:val="0"/>
          <w:numId w:val="45"/>
        </w:numPr>
        <w:spacing w:after="0"/>
      </w:pPr>
      <w:r>
        <w:t xml:space="preserve">Le programmeur clique sur le bouton « Créer un nouveau projet ». </w:t>
      </w:r>
    </w:p>
    <w:p w:rsidR="12EC2EA6" w:rsidP="3DB8F10D" w:rsidRDefault="12EC2EA6" w14:paraId="1D8F6B4F" w14:textId="53038DEA">
      <w:pPr>
        <w:pStyle w:val="Heading4"/>
      </w:pPr>
      <w:r w:rsidRPr="3DB8F10D">
        <w:rPr>
          <w:rFonts w:ascii="Calibri Light" w:hAnsi="Calibri Light" w:eastAsia="Calibri Light" w:cs="Calibri Light"/>
          <w:b/>
          <w:bCs/>
          <w:color w:val="0070C0"/>
        </w:rPr>
        <w:t>Préconditions</w:t>
      </w:r>
    </w:p>
    <w:p w:rsidR="12EC2EA6" w:rsidP="3DB8F10D" w:rsidRDefault="12EC2EA6" w14:paraId="0A6809AF" w14:textId="599B10D8">
      <w:pPr>
        <w:pStyle w:val="ListParagraph"/>
        <w:numPr>
          <w:ilvl w:val="0"/>
          <w:numId w:val="44"/>
        </w:numPr>
        <w:spacing w:after="0"/>
      </w:pPr>
      <w:r>
        <w:t>Le pro</w:t>
      </w:r>
      <w:r w:rsidR="1C6B93FC">
        <w:t>grammeur</w:t>
      </w:r>
      <w:r>
        <w:t xml:space="preserve"> </w:t>
      </w:r>
      <w:r w:rsidR="5EB9A996">
        <w:t>à le droit d’accès au</w:t>
      </w:r>
      <w:r>
        <w:t xml:space="preserve"> système.</w:t>
      </w:r>
    </w:p>
    <w:p w:rsidR="12EC2EA6" w:rsidP="3DB8F10D" w:rsidRDefault="12EC2EA6" w14:paraId="3626D3D5" w14:textId="5659E2D0">
      <w:pPr>
        <w:pStyle w:val="Heading4"/>
      </w:pPr>
      <w:r w:rsidRPr="3DB8F10D">
        <w:rPr>
          <w:rFonts w:ascii="Calibri Light" w:hAnsi="Calibri Light" w:eastAsia="Calibri Light" w:cs="Calibri Light"/>
          <w:b/>
          <w:bCs/>
          <w:color w:val="0070C0"/>
        </w:rPr>
        <w:t>Postconditions</w:t>
      </w:r>
    </w:p>
    <w:p w:rsidR="30F5B501" w:rsidP="3DB8F10D" w:rsidRDefault="30F5B501" w14:paraId="28262FBE" w14:textId="4E43097D">
      <w:pPr>
        <w:pStyle w:val="ListParagraph"/>
        <w:numPr>
          <w:ilvl w:val="0"/>
          <w:numId w:val="10"/>
        </w:numPr>
        <w:spacing w:after="0"/>
      </w:pPr>
      <w:r>
        <w:t xml:space="preserve">Le projet est correctement créé et enregistré par le système.  </w:t>
      </w:r>
    </w:p>
    <w:p w:rsidR="02249CF9" w:rsidP="3DB8F10D" w:rsidRDefault="02249CF9" w14:paraId="4E2693B4" w14:textId="55B37C44">
      <w:pPr>
        <w:pStyle w:val="Heading4"/>
      </w:pPr>
      <w:r w:rsidRPr="3DB8F10D">
        <w:rPr>
          <w:rFonts w:ascii="Calibri Light" w:hAnsi="Calibri Light" w:eastAsia="Calibri Light" w:cs="Calibri Light"/>
          <w:b/>
          <w:bCs/>
          <w:color w:val="0070C0"/>
        </w:rPr>
        <w:t>Scénario nominal</w:t>
      </w:r>
    </w:p>
    <w:p w:rsidR="3DB8F10D" w:rsidRDefault="3DB8F10D" w14:paraId="719C7997" w14:textId="15651A31"/>
    <w:tbl>
      <w:tblPr>
        <w:tblStyle w:val="TableGrid"/>
        <w:tblW w:w="0" w:type="auto"/>
        <w:tblLook w:val="04A0" w:firstRow="1" w:lastRow="0" w:firstColumn="1" w:lastColumn="0" w:noHBand="0" w:noVBand="1"/>
      </w:tblPr>
      <w:tblGrid>
        <w:gridCol w:w="844"/>
        <w:gridCol w:w="3839"/>
        <w:gridCol w:w="3937"/>
      </w:tblGrid>
      <w:tr w:rsidR="3DB8F10D" w:rsidTr="3DB8F10D" w14:paraId="5537C02D"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3DB8F10D" w:rsidRDefault="3DB8F10D" w14:paraId="4294F581" w14:textId="416ACA4A">
            <w:r w:rsidRPr="3DB8F10D">
              <w:rPr>
                <w:rFonts w:ascii="Calibri" w:hAnsi="Calibri" w:eastAsia="Calibri" w:cs="Calibri"/>
                <w:b/>
                <w:bCs/>
              </w:rPr>
              <w:t>Étape</w:t>
            </w:r>
          </w:p>
        </w:tc>
        <w:tc>
          <w:tcPr>
            <w:tcW w:w="3900" w:type="dxa"/>
            <w:tcBorders>
              <w:top w:val="single" w:color="auto" w:sz="8" w:space="0"/>
              <w:left w:val="single" w:color="auto" w:sz="8" w:space="0"/>
              <w:bottom w:val="single" w:color="auto" w:sz="8" w:space="0"/>
              <w:right w:val="single" w:color="auto" w:sz="8" w:space="0"/>
            </w:tcBorders>
            <w:tcMar>
              <w:left w:w="108" w:type="dxa"/>
              <w:right w:w="108" w:type="dxa"/>
            </w:tcMar>
          </w:tcPr>
          <w:p w:rsidR="3DB8F10D" w:rsidRDefault="3DB8F10D" w14:paraId="1EBA25D0" w14:textId="153D4DAB">
            <w:r w:rsidRPr="3DB8F10D">
              <w:rPr>
                <w:rFonts w:ascii="Calibri" w:hAnsi="Calibri" w:eastAsia="Calibri" w:cs="Calibri"/>
                <w:b/>
                <w:bCs/>
              </w:rPr>
              <w:t>Action de la personne actrice principale</w:t>
            </w:r>
          </w:p>
        </w:tc>
        <w:tc>
          <w:tcPr>
            <w:tcW w:w="4001" w:type="dxa"/>
            <w:tcBorders>
              <w:top w:val="single" w:color="auto" w:sz="8" w:space="0"/>
              <w:left w:val="single" w:color="auto" w:sz="8" w:space="0"/>
              <w:bottom w:val="single" w:color="auto" w:sz="8" w:space="0"/>
              <w:right w:val="single" w:color="auto" w:sz="8" w:space="0"/>
            </w:tcBorders>
            <w:tcMar>
              <w:left w:w="108" w:type="dxa"/>
              <w:right w:w="108" w:type="dxa"/>
            </w:tcMar>
          </w:tcPr>
          <w:p w:rsidR="3DB8F10D" w:rsidRDefault="3DB8F10D" w14:paraId="0187F474" w14:textId="19BB0187">
            <w:r w:rsidRPr="3DB8F10D">
              <w:rPr>
                <w:rFonts w:ascii="Calibri" w:hAnsi="Calibri" w:eastAsia="Calibri" w:cs="Calibri"/>
                <w:b/>
                <w:bCs/>
              </w:rPr>
              <w:t>Réponse du système</w:t>
            </w:r>
          </w:p>
        </w:tc>
      </w:tr>
      <w:tr w:rsidR="3DB8F10D" w:rsidTr="3DB8F10D" w14:paraId="0439E04B"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3DB8F10D" w:rsidP="3DB8F10D" w:rsidRDefault="3DB8F10D" w14:paraId="08D551E3" w14:textId="6BC61DCA">
            <w:pPr>
              <w:jc w:val="center"/>
            </w:pPr>
            <w:r w:rsidRPr="3DB8F10D">
              <w:rPr>
                <w:rFonts w:ascii="Calibri" w:hAnsi="Calibri" w:eastAsia="Calibri" w:cs="Calibri"/>
              </w:rPr>
              <w:t>1</w:t>
            </w:r>
          </w:p>
        </w:tc>
        <w:tc>
          <w:tcPr>
            <w:tcW w:w="3900" w:type="dxa"/>
            <w:tcBorders>
              <w:top w:val="single" w:color="auto" w:sz="8" w:space="0"/>
              <w:left w:val="single" w:color="auto" w:sz="8" w:space="0"/>
              <w:bottom w:val="single" w:color="auto" w:sz="8" w:space="0"/>
              <w:right w:val="single" w:color="auto" w:sz="8" w:space="0"/>
            </w:tcBorders>
            <w:tcMar>
              <w:left w:w="108" w:type="dxa"/>
              <w:right w:w="108" w:type="dxa"/>
            </w:tcMar>
          </w:tcPr>
          <w:p w:rsidR="3A62EBC6" w:rsidP="3DB8F10D" w:rsidRDefault="3A62EBC6" w14:paraId="3A532701" w14:textId="1B5E4036">
            <w:pPr>
              <w:jc w:val="left"/>
            </w:pPr>
            <w:r w:rsidRPr="3DB8F10D">
              <w:rPr>
                <w:rFonts w:ascii="Calibri" w:hAnsi="Calibri" w:eastAsia="Calibri" w:cs="Calibri"/>
              </w:rPr>
              <w:t>Le programmeur saisit un nom pour le nouveau projet.</w:t>
            </w:r>
          </w:p>
        </w:tc>
        <w:tc>
          <w:tcPr>
            <w:tcW w:w="4001" w:type="dxa"/>
            <w:tcBorders>
              <w:top w:val="single" w:color="auto" w:sz="8" w:space="0"/>
              <w:left w:val="single" w:color="auto" w:sz="8" w:space="0"/>
              <w:bottom w:val="single" w:color="auto" w:sz="8" w:space="0"/>
              <w:right w:val="single" w:color="auto" w:sz="8" w:space="0"/>
            </w:tcBorders>
            <w:tcMar>
              <w:left w:w="108" w:type="dxa"/>
              <w:right w:w="108" w:type="dxa"/>
            </w:tcMar>
          </w:tcPr>
          <w:p w:rsidR="3A62EBC6" w:rsidP="3DB8F10D" w:rsidRDefault="3A62EBC6" w14:paraId="25254188" w14:textId="5947DF03">
            <w:pPr>
              <w:jc w:val="left"/>
            </w:pPr>
            <w:r w:rsidRPr="3DB8F10D">
              <w:rPr>
                <w:rFonts w:ascii="Calibri" w:hAnsi="Calibri" w:eastAsia="Calibri" w:cs="Calibri"/>
              </w:rPr>
              <w:t>Le système vérifie que le nom du projet respecte la convention de nommage et qu'il est unique dans le système.</w:t>
            </w:r>
          </w:p>
          <w:p w:rsidR="3DB8F10D" w:rsidP="3DB8F10D" w:rsidRDefault="3DB8F10D" w14:paraId="111D0564" w14:textId="4B5B0427">
            <w:pPr>
              <w:jc w:val="left"/>
            </w:pPr>
            <w:r w:rsidRPr="3DB8F10D">
              <w:rPr>
                <w:rFonts w:ascii="Calibri" w:hAnsi="Calibri" w:eastAsia="Calibri" w:cs="Calibri"/>
              </w:rPr>
              <w:t xml:space="preserve"> </w:t>
            </w:r>
          </w:p>
        </w:tc>
      </w:tr>
      <w:tr w:rsidR="3DB8F10D" w:rsidTr="3DB8F10D" w14:paraId="5A130A87"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3DB8F10D" w:rsidP="3DB8F10D" w:rsidRDefault="3DB8F10D" w14:paraId="6ADD5D1A" w14:textId="5726395B">
            <w:pPr>
              <w:jc w:val="center"/>
            </w:pPr>
            <w:r w:rsidRPr="3DB8F10D">
              <w:rPr>
                <w:rFonts w:ascii="Calibri" w:hAnsi="Calibri" w:eastAsia="Calibri" w:cs="Calibri"/>
              </w:rPr>
              <w:t>2</w:t>
            </w:r>
          </w:p>
        </w:tc>
        <w:tc>
          <w:tcPr>
            <w:tcW w:w="3900" w:type="dxa"/>
            <w:tcBorders>
              <w:top w:val="single" w:color="auto" w:sz="8" w:space="0"/>
              <w:left w:val="single" w:color="auto" w:sz="8" w:space="0"/>
              <w:bottom w:val="single" w:color="auto" w:sz="8" w:space="0"/>
              <w:right w:val="single" w:color="auto" w:sz="8" w:space="0"/>
            </w:tcBorders>
            <w:tcMar>
              <w:left w:w="108" w:type="dxa"/>
              <w:right w:w="108" w:type="dxa"/>
            </w:tcMar>
          </w:tcPr>
          <w:p w:rsidR="34808784" w:rsidP="3DB8F10D" w:rsidRDefault="34808784" w14:paraId="0A58422A" w14:textId="5A1EEBC7">
            <w:pPr>
              <w:jc w:val="left"/>
            </w:pPr>
            <w:r w:rsidRPr="3DB8F10D">
              <w:rPr>
                <w:rFonts w:ascii="Calibri" w:hAnsi="Calibri" w:eastAsia="Calibri" w:cs="Calibri"/>
              </w:rPr>
              <w:t>Le programmeur appuie sur «Enregistrer».</w:t>
            </w:r>
          </w:p>
        </w:tc>
        <w:tc>
          <w:tcPr>
            <w:tcW w:w="4001" w:type="dxa"/>
            <w:tcBorders>
              <w:top w:val="single" w:color="auto" w:sz="8" w:space="0"/>
              <w:left w:val="single" w:color="auto" w:sz="8" w:space="0"/>
              <w:bottom w:val="single" w:color="auto" w:sz="8" w:space="0"/>
              <w:right w:val="single" w:color="auto" w:sz="8" w:space="0"/>
            </w:tcBorders>
            <w:tcMar>
              <w:left w:w="108" w:type="dxa"/>
              <w:right w:w="108" w:type="dxa"/>
            </w:tcMar>
          </w:tcPr>
          <w:p w:rsidR="34808784" w:rsidP="3DB8F10D" w:rsidRDefault="34808784" w14:paraId="1F5D99B8" w14:textId="3718E33D">
            <w:pPr>
              <w:jc w:val="left"/>
            </w:pPr>
            <w:r w:rsidRPr="3DB8F10D">
              <w:rPr>
                <w:rFonts w:ascii="Calibri" w:hAnsi="Calibri" w:eastAsia="Calibri" w:cs="Calibri"/>
              </w:rPr>
              <w:t>Le système crée le projet et dirige le programmeur vers la page de formulaire de squelette de code avec le nom du projet affiché en haut de la hiérarchie.</w:t>
            </w:r>
          </w:p>
        </w:tc>
      </w:tr>
    </w:tbl>
    <w:p w:rsidR="3DB8F10D" w:rsidP="3DB8F10D" w:rsidRDefault="3DB8F10D" w14:paraId="3F60ACB8" w14:textId="5EEA7B76">
      <w:pPr>
        <w:spacing w:line="257" w:lineRule="auto"/>
        <w:rPr>
          <w:rFonts w:ascii="Calibri" w:hAnsi="Calibri" w:eastAsia="Calibri" w:cs="Calibri"/>
        </w:rPr>
      </w:pPr>
    </w:p>
    <w:p w:rsidR="5798BA5E" w:rsidP="3DB8F10D" w:rsidRDefault="5798BA5E" w14:paraId="1403A64E" w14:textId="146D62A9">
      <w:pPr>
        <w:pStyle w:val="Heading4"/>
        <w:rPr>
          <w:b/>
          <w:bCs/>
          <w:color w:val="0070C0"/>
        </w:rPr>
      </w:pPr>
      <w:r w:rsidRPr="3DB8F10D">
        <w:rPr>
          <w:b/>
          <w:bCs/>
          <w:color w:val="0070C0"/>
        </w:rPr>
        <w:t>Scénarios d’extension</w:t>
      </w:r>
    </w:p>
    <w:p w:rsidR="464BFC37" w:rsidP="3DB8F10D" w:rsidRDefault="464BFC37" w14:paraId="3FA29249" w14:textId="1512692A">
      <w:r w:rsidR="28A31B8D">
        <w:rPr/>
        <w:t xml:space="preserve">1a. </w:t>
      </w:r>
      <w:r w:rsidR="3762EFAB">
        <w:rPr/>
        <w:t xml:space="preserve"> Le programmeur </w:t>
      </w:r>
      <w:r w:rsidR="577DB2D3">
        <w:rPr/>
        <w:t xml:space="preserve">a besoin </w:t>
      </w:r>
      <w:r w:rsidR="3762EFAB">
        <w:rPr/>
        <w:t>des directives pour le nommage du projet.</w:t>
      </w:r>
    </w:p>
    <w:p w:rsidR="5798BA5E" w:rsidP="3DB8F10D" w:rsidRDefault="5798BA5E" w14:paraId="7E0A641A" w14:textId="10D612E9">
      <w:pPr>
        <w:pStyle w:val="ListParagraph"/>
        <w:numPr>
          <w:ilvl w:val="0"/>
          <w:numId w:val="43"/>
        </w:numPr>
      </w:pPr>
      <w:r>
        <w:t>Le programmeur clique sur le point d'interrogation dans le coin supérieur droit du popup.</w:t>
      </w:r>
    </w:p>
    <w:p w:rsidR="5798BA5E" w:rsidP="3DB8F10D" w:rsidRDefault="5798BA5E" w14:paraId="5C36FD32" w14:textId="3EDC4808">
      <w:pPr>
        <w:pStyle w:val="ListParagraph"/>
        <w:numPr>
          <w:ilvl w:val="0"/>
          <w:numId w:val="43"/>
        </w:numPr>
      </w:pPr>
      <w:r>
        <w:t>Le système affiche une fenêtre contextuelle ou une infobulle avec des informations détaillées sur les règles de nommage du projet, des exemples de noms valides et des conseils pour choisir un nom de projet pertinent.</w:t>
      </w:r>
      <w:r w:rsidR="1139DC0F">
        <w:t xml:space="preserve"> Exemple d’informations</w:t>
      </w:r>
      <w:r>
        <w:t xml:space="preserve"> :</w:t>
      </w:r>
    </w:p>
    <w:p w:rsidR="5798BA5E" w:rsidP="3DB8F10D" w:rsidRDefault="5798BA5E" w14:paraId="25EDDEC9" w14:textId="1C37AFDC">
      <w:pPr>
        <w:pStyle w:val="ListParagraph"/>
        <w:numPr>
          <w:ilvl w:val="1"/>
          <w:numId w:val="43"/>
        </w:numPr>
      </w:pPr>
      <w:r>
        <w:t>Une explication de la longueur minimale et maximale du nom.</w:t>
      </w:r>
    </w:p>
    <w:p w:rsidR="5798BA5E" w:rsidP="3DB8F10D" w:rsidRDefault="5798BA5E" w14:paraId="2FEE8FB9" w14:textId="3938A633">
      <w:pPr>
        <w:pStyle w:val="ListParagraph"/>
        <w:numPr>
          <w:ilvl w:val="1"/>
          <w:numId w:val="43"/>
        </w:numPr>
      </w:pPr>
      <w:r>
        <w:t>Des informations sur les caractères spéciaux autorisés ou interdits.</w:t>
      </w:r>
    </w:p>
    <w:p w:rsidR="5798BA5E" w:rsidP="3DB8F10D" w:rsidRDefault="5798BA5E" w14:paraId="029F4CE6" w14:textId="5600EBB3">
      <w:pPr>
        <w:pStyle w:val="ListParagraph"/>
        <w:numPr>
          <w:ilvl w:val="1"/>
          <w:numId w:val="43"/>
        </w:numPr>
      </w:pPr>
      <w:r>
        <w:t xml:space="preserve">Des conseils pour créer un nom de projet descriptif et </w:t>
      </w:r>
      <w:r w:rsidR="76F2E50B">
        <w:t>pertinent</w:t>
      </w:r>
      <w:r>
        <w:t>.</w:t>
      </w:r>
    </w:p>
    <w:p w:rsidR="3DB8F10D" w:rsidP="7C13826B" w:rsidRDefault="3DB8F10D" w14:paraId="7E5BB22E" w14:textId="41842EEC">
      <w:pPr>
        <w:pStyle w:val="ListParagraph"/>
        <w:numPr>
          <w:ilvl w:val="1"/>
          <w:numId w:val="43"/>
        </w:numPr>
        <w:rPr/>
      </w:pPr>
      <w:r w:rsidR="3762EFAB">
        <w:rPr/>
        <w:t>Des instructions pour éviter les noms de projet déjà utilisés dans le système.</w:t>
      </w:r>
    </w:p>
    <w:p w:rsidR="5798BA5E" w:rsidP="3DB8F10D" w:rsidRDefault="5798BA5E" w14:paraId="041CB70B" w14:textId="20017AF5">
      <w:pPr>
        <w:pStyle w:val="Heading4"/>
        <w:rPr>
          <w:b/>
          <w:bCs/>
          <w:color w:val="0070C0"/>
        </w:rPr>
      </w:pPr>
      <w:r w:rsidRPr="3DB8F10D">
        <w:rPr>
          <w:b/>
          <w:bCs/>
          <w:color w:val="0070C0"/>
        </w:rPr>
        <w:t>Scénarios d’exception</w:t>
      </w:r>
    </w:p>
    <w:p w:rsidR="564557A4" w:rsidP="3DB8F10D" w:rsidRDefault="564557A4" w14:paraId="162BC790" w14:textId="4AD59042">
      <w:pPr>
        <w:pStyle w:val="ListParagraph"/>
        <w:ind w:left="0"/>
      </w:pPr>
      <w:r>
        <w:t>1a. Le nom du projet est invalide ou manquant.</w:t>
      </w:r>
    </w:p>
    <w:p w:rsidR="564557A4" w:rsidP="3DB8F10D" w:rsidRDefault="564557A4" w14:paraId="4B5C4C53" w14:textId="3D9BF4A2">
      <w:pPr>
        <w:pStyle w:val="ListParagraph"/>
        <w:numPr>
          <w:ilvl w:val="0"/>
          <w:numId w:val="42"/>
        </w:numPr>
      </w:pPr>
      <w:r>
        <w:t>Le programmeur tente d'enregistrer un nouveau projet sans entrer un nom ou avec un nom qui ne suit pas les règles de nommage établies.</w:t>
      </w:r>
    </w:p>
    <w:p w:rsidR="564557A4" w:rsidP="3DB8F10D" w:rsidRDefault="564557A4" w14:paraId="7FD0C1CE" w14:textId="254114CD">
      <w:pPr>
        <w:pStyle w:val="ListParagraph"/>
        <w:numPr>
          <w:ilvl w:val="0"/>
          <w:numId w:val="42"/>
        </w:numPr>
      </w:pPr>
      <w:r>
        <w:t>Le système affiche le message d’erreur : « Le nom du projet est requis et doit suivre les conventions de nommage. Cliquez sur le point d'interrogation pour obtenir de l'aide. »</w:t>
      </w:r>
    </w:p>
    <w:p w:rsidR="564557A4" w:rsidP="3DB8F10D" w:rsidRDefault="564557A4" w14:paraId="6AE5E352" w14:textId="660759E5">
      <w:pPr>
        <w:pStyle w:val="ListParagraph"/>
        <w:numPr>
          <w:ilvl w:val="0"/>
          <w:numId w:val="42"/>
        </w:numPr>
      </w:pPr>
      <w:r>
        <w:t>Le bouton d’enregistrement reste désactivé tant que le champ du nom n'est pas correctement rempli.</w:t>
      </w:r>
    </w:p>
    <w:p w:rsidR="564557A4" w:rsidP="3DB8F10D" w:rsidRDefault="564557A4" w14:paraId="49317D4D" w14:textId="118C337A">
      <w:pPr>
        <w:pStyle w:val="ListParagraph"/>
        <w:ind w:left="0"/>
      </w:pPr>
      <w:r>
        <w:t>1b. Le nom du projet existe déjà dans le système.</w:t>
      </w:r>
    </w:p>
    <w:p w:rsidR="564557A4" w:rsidP="3DB8F10D" w:rsidRDefault="564557A4" w14:paraId="5C6EAC49" w14:textId="4609EC63">
      <w:pPr>
        <w:pStyle w:val="ListParagraph"/>
        <w:numPr>
          <w:ilvl w:val="0"/>
          <w:numId w:val="41"/>
        </w:numPr>
      </w:pPr>
      <w:r>
        <w:t>Le programmeur entre un nom de projet déjà utilisé dans le système et tente de l'enregistrer.</w:t>
      </w:r>
    </w:p>
    <w:p w:rsidR="564557A4" w:rsidP="3DB8F10D" w:rsidRDefault="564557A4" w14:paraId="7C5386C2" w14:textId="32594EC9">
      <w:pPr>
        <w:pStyle w:val="ListParagraph"/>
        <w:numPr>
          <w:ilvl w:val="0"/>
          <w:numId w:val="41"/>
        </w:numPr>
      </w:pPr>
      <w:r>
        <w:t>Le système affiche le message d’erreur : « Ce nom de projet est déjà utilisé. Veuillez en choisir un autre ou cliquer sur le point d'interrogation pour des suggestions. »</w:t>
      </w:r>
    </w:p>
    <w:p w:rsidR="564557A4" w:rsidP="3DB8F10D" w:rsidRDefault="564557A4" w14:paraId="33B19435" w14:textId="60E7C7E2">
      <w:pPr>
        <w:pStyle w:val="ListParagraph"/>
        <w:numPr>
          <w:ilvl w:val="0"/>
          <w:numId w:val="41"/>
        </w:numPr>
      </w:pPr>
      <w:r>
        <w:t>Le bouton d’enregistrement reste désactivé tant que le nom du projet n'est pas modifié.</w:t>
      </w:r>
    </w:p>
    <w:p w:rsidR="564557A4" w:rsidP="3DB8F10D" w:rsidRDefault="564557A4" w14:paraId="5F013C67" w14:textId="42BB16CF">
      <w:pPr>
        <w:pStyle w:val="ListParagraph"/>
        <w:ind w:left="0"/>
      </w:pPr>
      <w:r>
        <w:t>1c. Erreur système lors de la tentative de création du projet.</w:t>
      </w:r>
    </w:p>
    <w:p w:rsidR="564557A4" w:rsidP="3DB8F10D" w:rsidRDefault="564557A4" w14:paraId="23CA0EA1" w14:textId="58481AA9">
      <w:pPr>
        <w:pStyle w:val="ListParagraph"/>
        <w:numPr>
          <w:ilvl w:val="0"/>
          <w:numId w:val="40"/>
        </w:numPr>
      </w:pPr>
      <w:r>
        <w:t>Une erreur système survient empêchant la création du projet après que le programmeur ait appuyé sur « Enregistrer ».</w:t>
      </w:r>
    </w:p>
    <w:p w:rsidR="564557A4" w:rsidP="3DB8F10D" w:rsidRDefault="564557A4" w14:paraId="675AB51F" w14:textId="1B2F4814">
      <w:pPr>
        <w:pStyle w:val="ListParagraph"/>
        <w:numPr>
          <w:ilvl w:val="0"/>
          <w:numId w:val="40"/>
        </w:numPr>
        <w:rPr/>
      </w:pPr>
      <w:r w:rsidR="7E090A38">
        <w:rPr/>
        <w:t>Le système affiche le message d’erreur : « Une erreur est survenue lors de la création du projet. Veuillez réessayer ou contacter le support si le problème persiste. »</w:t>
      </w:r>
    </w:p>
    <w:p w:rsidR="185D3965" w:rsidP="3DB8F10D" w:rsidRDefault="185D3965" w14:paraId="29374329" w14:textId="58C7B38A">
      <w:pPr>
        <w:pStyle w:val="Heading4"/>
        <w:rPr>
          <w:b/>
          <w:bCs/>
          <w:color w:val="0070C0"/>
        </w:rPr>
      </w:pPr>
      <w:r w:rsidRPr="3DB8F10D">
        <w:rPr>
          <w:b/>
          <w:bCs/>
          <w:color w:val="0070C0"/>
        </w:rPr>
        <w:t>Spécifications non fonctionnelles</w:t>
      </w:r>
    </w:p>
    <w:p w:rsidR="185D3965" w:rsidP="3DB8F10D" w:rsidRDefault="185D3965" w14:paraId="26A01FCC" w14:textId="44F1B9C5">
      <w:pPr>
        <w:pStyle w:val="ListParagraph"/>
        <w:numPr>
          <w:ilvl w:val="0"/>
          <w:numId w:val="39"/>
        </w:numPr>
      </w:pPr>
      <w:r>
        <w:t>Les messages d'erreur doivent être affichés en temps réel, immédiatement après que l'action ayant causé l'erreur a été effectuée par l'utilisateur.</w:t>
      </w:r>
    </w:p>
    <w:p w:rsidR="3DB8F10D" w:rsidP="3DB8F10D" w:rsidRDefault="185D3965" w14:paraId="40EEE51C" w14:textId="129C28EF">
      <w:pPr>
        <w:pStyle w:val="ListParagraph"/>
        <w:numPr>
          <w:ilvl w:val="0"/>
          <w:numId w:val="39"/>
        </w:numPr>
        <w:rPr/>
      </w:pPr>
      <w:r w:rsidR="3290BA5D">
        <w:rPr/>
        <w:t>Les informations fournies après avoir cliqué sur le point d'interrogation doivent être claires, concises et facilement compréhensibles.</w:t>
      </w:r>
    </w:p>
    <w:p w:rsidR="3DB8F10D" w:rsidP="7C13826B" w:rsidRDefault="3DB8F10D" w14:paraId="27A7C99A" w14:textId="0BCB2CE9">
      <w:pPr>
        <w:pStyle w:val="Heading4"/>
        <w:ind/>
        <w:rPr>
          <w:b w:val="1"/>
          <w:bCs w:val="1"/>
          <w:color w:val="0070C0"/>
        </w:rPr>
      </w:pPr>
      <w:r w:rsidRPr="7C13826B" w:rsidR="40910C51">
        <w:rPr>
          <w:b w:val="1"/>
          <w:bCs w:val="1"/>
          <w:color w:val="0070C0"/>
        </w:rPr>
        <w:t>Prototype d’écran</w:t>
      </w:r>
    </w:p>
    <w:p w:rsidR="3DB8F10D" w:rsidP="7C13826B" w:rsidRDefault="3DB8F10D" w14:paraId="1E04C27E" w14:textId="78D46BD7">
      <w:pPr>
        <w:pStyle w:val="Normal"/>
        <w:ind/>
        <w:jc w:val="center"/>
      </w:pPr>
      <w:r w:rsidR="40910C51">
        <w:drawing>
          <wp:inline wp14:editId="28CE27C0" wp14:anchorId="7F66C8F4">
            <wp:extent cx="4980214" cy="2905125"/>
            <wp:effectExtent l="0" t="0" r="0" b="0"/>
            <wp:docPr id="1130467546" name="" title=""/>
            <wp:cNvGraphicFramePr>
              <a:graphicFrameLocks noChangeAspect="1"/>
            </wp:cNvGraphicFramePr>
            <a:graphic>
              <a:graphicData uri="http://schemas.openxmlformats.org/drawingml/2006/picture">
                <pic:pic>
                  <pic:nvPicPr>
                    <pic:cNvPr id="0" name=""/>
                    <pic:cNvPicPr/>
                  </pic:nvPicPr>
                  <pic:blipFill>
                    <a:blip r:embed="Rc7d031e310114455">
                      <a:extLst>
                        <a:ext xmlns:a="http://schemas.openxmlformats.org/drawingml/2006/main" uri="{28A0092B-C50C-407E-A947-70E740481C1C}">
                          <a14:useLocalDpi val="0"/>
                        </a:ext>
                      </a:extLst>
                    </a:blip>
                    <a:stretch>
                      <a:fillRect/>
                    </a:stretch>
                  </pic:blipFill>
                  <pic:spPr>
                    <a:xfrm>
                      <a:off x="0" y="0"/>
                      <a:ext cx="4980214" cy="2905125"/>
                    </a:xfrm>
                    <a:prstGeom prst="rect">
                      <a:avLst/>
                    </a:prstGeom>
                  </pic:spPr>
                </pic:pic>
              </a:graphicData>
            </a:graphic>
          </wp:inline>
        </w:drawing>
      </w:r>
    </w:p>
    <w:p w:rsidR="77F602D1" w:rsidRDefault="77F602D1" w14:paraId="4D4B487F" w14:textId="150CC905">
      <w:r>
        <w:br w:type="page"/>
      </w:r>
    </w:p>
    <w:p w:rsidRPr="00A2795D" w:rsidR="7A08961F" w:rsidP="66271230" w:rsidRDefault="00A91547" w14:paraId="315238C3" w14:textId="2A1C56F9">
      <w:pPr>
        <w:pStyle w:val="Heading3"/>
        <w:rPr>
          <w:color w:val="0070C0"/>
          <w:sz w:val="24"/>
          <w:szCs w:val="24"/>
        </w:rPr>
      </w:pPr>
      <w:bookmarkStart w:name="_Toc1194633438" w:id="149008817"/>
      <w:r w:rsidR="00C30D94">
        <w:rPr/>
        <w:t xml:space="preserve">CU-02-XIII </w:t>
      </w:r>
      <w:r w:rsidR="237D5445">
        <w:rPr/>
        <w:t>EXPORTER une classe</w:t>
      </w:r>
      <w:bookmarkEnd w:id="149008817"/>
      <w:r w:rsidR="237D5445">
        <w:rPr/>
        <w:t xml:space="preserve">  </w:t>
      </w:r>
    </w:p>
    <w:p w:rsidR="2351AF11" w:rsidRDefault="2351AF11" w14:paraId="49B17AAA" w14:textId="27664B68"/>
    <w:p w:rsidR="7A08961F" w:rsidP="2351AF11" w:rsidRDefault="7A08961F" w14:paraId="04543762" w14:textId="20B4324C">
      <w:pPr>
        <w:pStyle w:val="Heading4"/>
        <w:rPr>
          <w:b/>
          <w:color w:val="0070C0"/>
        </w:rPr>
      </w:pPr>
      <w:r w:rsidRPr="3E34FB57">
        <w:rPr>
          <w:b/>
          <w:color w:val="0070C0"/>
        </w:rPr>
        <w:t>Fiche descriptive</w:t>
      </w:r>
    </w:p>
    <w:p w:rsidR="7A08961F" w:rsidP="2351AF11" w:rsidRDefault="7A08961F" w14:paraId="00CCA5D4" w14:textId="1C41574A">
      <w:pPr>
        <w:jc w:val="left"/>
      </w:pPr>
      <w:r w:rsidRPr="2351AF11">
        <w:rPr>
          <w:b/>
          <w:bCs/>
        </w:rPr>
        <w:t>Code :</w:t>
      </w:r>
      <w:r>
        <w:t xml:space="preserve"> </w:t>
      </w:r>
      <w:r>
        <w:tab/>
      </w:r>
      <w:r>
        <w:tab/>
      </w:r>
      <w:r w:rsidRPr="00A91547" w:rsidR="00A91547">
        <w:t>CU-02-XIII</w:t>
      </w:r>
      <w:r>
        <w:br/>
      </w:r>
      <w:r w:rsidRPr="2351AF11">
        <w:rPr>
          <w:b/>
          <w:bCs/>
        </w:rPr>
        <w:t>Nom :</w:t>
      </w:r>
      <w:r>
        <w:t xml:space="preserve"> </w:t>
      </w:r>
      <w:r>
        <w:tab/>
      </w:r>
      <w:r>
        <w:tab/>
      </w:r>
      <w:r w:rsidR="31A92030">
        <w:t xml:space="preserve">Exporter une classe  </w:t>
      </w:r>
      <w:r>
        <w:br/>
      </w:r>
      <w:r w:rsidRPr="2351AF11">
        <w:rPr>
          <w:b/>
          <w:bCs/>
        </w:rPr>
        <w:t>Introduit</w:t>
      </w:r>
      <w:r>
        <w:t> </w:t>
      </w:r>
      <w:r w:rsidRPr="2351AF11">
        <w:rPr>
          <w:b/>
          <w:bCs/>
        </w:rPr>
        <w:t>:</w:t>
      </w:r>
      <w:r>
        <w:t xml:space="preserve"> </w:t>
      </w:r>
      <w:r w:rsidR="141C5E41">
        <w:t xml:space="preserve"> </w:t>
      </w:r>
      <w:r>
        <w:tab/>
      </w:r>
      <w:r w:rsidR="141C5E41">
        <w:t>0.0.1</w:t>
      </w:r>
      <w:r>
        <w:br/>
      </w:r>
      <w:r w:rsidRPr="2351AF11">
        <w:rPr>
          <w:b/>
          <w:bCs/>
        </w:rPr>
        <w:t>Auteur :</w:t>
      </w:r>
      <w:r>
        <w:tab/>
      </w:r>
      <w:r w:rsidRPr="2351AF11" w:rsidR="005F62CB">
        <w:rPr>
          <w:b/>
          <w:bCs/>
        </w:rPr>
        <w:t>Cédric</w:t>
      </w:r>
      <w:r w:rsidRPr="2351AF11" w:rsidR="4023BE98">
        <w:rPr>
          <w:b/>
          <w:bCs/>
        </w:rPr>
        <w:t xml:space="preserve"> Garand</w:t>
      </w:r>
      <w:r>
        <w:br/>
      </w:r>
    </w:p>
    <w:p w:rsidR="7A08961F" w:rsidP="2351AF11" w:rsidRDefault="7A08961F" w14:paraId="23F85F7A" w14:textId="0BBD0458">
      <w:pPr>
        <w:pStyle w:val="Heading4"/>
        <w:rPr>
          <w:b/>
          <w:color w:val="0070C0"/>
        </w:rPr>
      </w:pPr>
      <w:r w:rsidRPr="3E34FB57">
        <w:rPr>
          <w:b/>
          <w:color w:val="0070C0"/>
        </w:rPr>
        <w:t>Acteurs</w:t>
      </w:r>
    </w:p>
    <w:p w:rsidR="7A08961F" w:rsidRDefault="7A08961F" w14:paraId="62B7A082" w14:textId="63A91B30">
      <w:r w:rsidRPr="2351AF11">
        <w:rPr>
          <w:b/>
          <w:bCs/>
        </w:rPr>
        <w:t xml:space="preserve">Primaire : </w:t>
      </w:r>
      <w:r w:rsidRPr="2351AF11" w:rsidR="71C7C1CD">
        <w:rPr>
          <w:b/>
          <w:bCs/>
        </w:rPr>
        <w:t xml:space="preserve"> Programmeur</w:t>
      </w:r>
    </w:p>
    <w:p w:rsidR="7A08961F" w:rsidP="2351AF11" w:rsidRDefault="7A08961F" w14:paraId="1BDF0AE6" w14:textId="7F7B3150">
      <w:pPr>
        <w:pStyle w:val="Heading4"/>
        <w:rPr>
          <w:b/>
          <w:color w:val="0070C0"/>
        </w:rPr>
      </w:pPr>
      <w:r w:rsidRPr="3E34FB57">
        <w:rPr>
          <w:b/>
          <w:color w:val="0070C0"/>
        </w:rPr>
        <w:t>Déclencheur</w:t>
      </w:r>
    </w:p>
    <w:p w:rsidR="4108E003" w:rsidP="008C67AB" w:rsidRDefault="4108E003" w14:paraId="1DF38787" w14:textId="38EB1D11">
      <w:pPr>
        <w:pStyle w:val="ListParagraph"/>
        <w:numPr>
          <w:ilvl w:val="0"/>
          <w:numId w:val="6"/>
        </w:numPr>
      </w:pPr>
      <w:r>
        <w:t xml:space="preserve">Le programmeur appuie sur le bouton </w:t>
      </w:r>
      <w:r w:rsidR="00FC1F8A">
        <w:t>« </w:t>
      </w:r>
      <w:r>
        <w:t>Exporter la classe</w:t>
      </w:r>
      <w:r w:rsidR="00FC1F8A">
        <w:t xml:space="preserve"> » </w:t>
      </w:r>
      <w:r>
        <w:t xml:space="preserve">dans l’onglet </w:t>
      </w:r>
      <w:r w:rsidR="00FC1F8A">
        <w:t>« </w:t>
      </w:r>
      <w:r>
        <w:t>Classe</w:t>
      </w:r>
      <w:r w:rsidR="00FC1F8A">
        <w:t> »</w:t>
      </w:r>
      <w:r w:rsidR="1FCE6300">
        <w:t>.</w:t>
      </w:r>
    </w:p>
    <w:p w:rsidR="7A08961F" w:rsidP="2351AF11" w:rsidRDefault="7A08961F" w14:paraId="01989003" w14:textId="7E56F320">
      <w:pPr>
        <w:pStyle w:val="Heading4"/>
        <w:rPr>
          <w:b/>
          <w:color w:val="0070C0"/>
        </w:rPr>
      </w:pPr>
      <w:r w:rsidRPr="3E34FB57">
        <w:rPr>
          <w:b/>
          <w:color w:val="0070C0"/>
        </w:rPr>
        <w:t>Préconditions</w:t>
      </w:r>
    </w:p>
    <w:p w:rsidR="0DC12B0A" w:rsidP="008C67AB" w:rsidRDefault="0DC12B0A" w14:paraId="7B9D0D44" w14:textId="3C67D95D">
      <w:pPr>
        <w:pStyle w:val="ListParagraph"/>
        <w:numPr>
          <w:ilvl w:val="0"/>
          <w:numId w:val="5"/>
        </w:numPr>
      </w:pPr>
      <w:r>
        <w:t>Une classe doit être sélectionnée</w:t>
      </w:r>
      <w:r w:rsidR="1FCE6300">
        <w:t>.</w:t>
      </w:r>
    </w:p>
    <w:p w:rsidR="7A08961F" w:rsidP="2351AF11" w:rsidRDefault="7A08961F" w14:paraId="09DC5015" w14:textId="477A2145">
      <w:pPr>
        <w:pStyle w:val="Heading4"/>
        <w:rPr>
          <w:b/>
          <w:color w:val="0070C0"/>
        </w:rPr>
      </w:pPr>
      <w:r w:rsidRPr="2394710C">
        <w:rPr>
          <w:b/>
          <w:color w:val="0070C0"/>
        </w:rPr>
        <w:t>Postconditions</w:t>
      </w:r>
    </w:p>
    <w:p w:rsidR="6D139DA2" w:rsidP="008C67AB" w:rsidRDefault="6D139DA2" w14:paraId="62341110" w14:textId="7E343A3D">
      <w:pPr>
        <w:pStyle w:val="ListParagraph"/>
        <w:numPr>
          <w:ilvl w:val="0"/>
          <w:numId w:val="4"/>
        </w:numPr>
      </w:pPr>
      <w:r>
        <w:t>Un fichier de code contenant le code de la classe est généré</w:t>
      </w:r>
      <w:r w:rsidR="006166A0">
        <w:t xml:space="preserve"> et téléchargé</w:t>
      </w:r>
      <w:r w:rsidR="385E3972">
        <w:t>.</w:t>
      </w:r>
    </w:p>
    <w:p w:rsidR="7A08961F" w:rsidP="2351AF11" w:rsidRDefault="7A08961F" w14:paraId="3FD357A4" w14:textId="6A05CCAC">
      <w:pPr>
        <w:pStyle w:val="Heading4"/>
        <w:rPr>
          <w:b/>
          <w:color w:val="0070C0"/>
        </w:rPr>
      </w:pPr>
      <w:r w:rsidRPr="2394710C">
        <w:rPr>
          <w:b/>
          <w:color w:val="0070C0"/>
        </w:rPr>
        <w:t>Scénario nominal</w:t>
      </w:r>
    </w:p>
    <w:tbl>
      <w:tblPr>
        <w:tblStyle w:val="TableGrid"/>
        <w:tblW w:w="0" w:type="auto"/>
        <w:tblLayout w:type="fixed"/>
        <w:tblLook w:val="04A0" w:firstRow="1" w:lastRow="0" w:firstColumn="1" w:lastColumn="0" w:noHBand="0" w:noVBand="1"/>
      </w:tblPr>
      <w:tblGrid>
        <w:gridCol w:w="847"/>
        <w:gridCol w:w="2768"/>
        <w:gridCol w:w="5025"/>
      </w:tblGrid>
      <w:tr w:rsidR="2351AF11" w:rsidTr="2351AF11" w14:paraId="5BDECDAF"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724940AE" w14:textId="416ACA4A">
            <w:r w:rsidRPr="2351AF11">
              <w:rPr>
                <w:rFonts w:ascii="Calibri" w:hAnsi="Calibri" w:eastAsia="Calibri" w:cs="Calibri"/>
                <w:b/>
                <w:bCs/>
              </w:rPr>
              <w:t>Étape</w:t>
            </w:r>
          </w:p>
        </w:tc>
        <w:tc>
          <w:tcPr>
            <w:tcW w:w="2768"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395128DC" w14:textId="153D4DAB">
            <w:r w:rsidRPr="2351AF11">
              <w:rPr>
                <w:rFonts w:ascii="Calibri" w:hAnsi="Calibri" w:eastAsia="Calibri" w:cs="Calibri"/>
                <w:b/>
                <w:bCs/>
              </w:rPr>
              <w:t>Action de la personne actrice principale</w:t>
            </w:r>
          </w:p>
        </w:tc>
        <w:tc>
          <w:tcPr>
            <w:tcW w:w="5025"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024CE881" w14:textId="19BB0187">
            <w:r w:rsidRPr="2351AF11">
              <w:rPr>
                <w:rFonts w:ascii="Calibri" w:hAnsi="Calibri" w:eastAsia="Calibri" w:cs="Calibri"/>
                <w:b/>
                <w:bCs/>
              </w:rPr>
              <w:t>Réponse du système</w:t>
            </w:r>
          </w:p>
        </w:tc>
      </w:tr>
      <w:tr w:rsidR="2351AF11" w:rsidTr="2351AF11" w14:paraId="589FF616"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02ABAD51" w14:textId="6BC61DCA">
            <w:pPr>
              <w:jc w:val="center"/>
            </w:pPr>
            <w:r w:rsidRPr="2351AF11">
              <w:rPr>
                <w:rFonts w:ascii="Calibri" w:hAnsi="Calibri" w:eastAsia="Calibri" w:cs="Calibri"/>
              </w:rPr>
              <w:t>1</w:t>
            </w:r>
          </w:p>
        </w:tc>
        <w:tc>
          <w:tcPr>
            <w:tcW w:w="2768" w:type="dxa"/>
            <w:tcBorders>
              <w:top w:val="single" w:color="auto" w:sz="8" w:space="0"/>
              <w:left w:val="single" w:color="auto" w:sz="8" w:space="0"/>
              <w:bottom w:val="single" w:color="auto" w:sz="8" w:space="0"/>
              <w:right w:val="single" w:color="auto" w:sz="8" w:space="0"/>
            </w:tcBorders>
            <w:tcMar>
              <w:left w:w="108" w:type="dxa"/>
              <w:right w:w="108" w:type="dxa"/>
            </w:tcMar>
          </w:tcPr>
          <w:p w:rsidR="58AF0AE1" w:rsidP="2351AF11" w:rsidRDefault="58AF0AE1" w14:paraId="7423DD43" w14:textId="498B24D9">
            <w:pPr>
              <w:spacing w:line="259" w:lineRule="auto"/>
              <w:jc w:val="left"/>
              <w:rPr>
                <w:rFonts w:ascii="Calibri" w:hAnsi="Calibri" w:eastAsia="Calibri" w:cs="Calibri"/>
              </w:rPr>
            </w:pPr>
            <w:r w:rsidRPr="2351AF11">
              <w:rPr>
                <w:rFonts w:ascii="Calibri" w:hAnsi="Calibri" w:eastAsia="Calibri" w:cs="Calibri"/>
              </w:rPr>
              <w:t xml:space="preserve">Le programmeur appuie sur le bouton </w:t>
            </w:r>
            <w:r w:rsidR="00FC1F8A">
              <w:rPr>
                <w:rFonts w:ascii="Calibri" w:hAnsi="Calibri" w:eastAsia="Calibri" w:cs="Calibri"/>
              </w:rPr>
              <w:t>« </w:t>
            </w:r>
            <w:r w:rsidRPr="2351AF11">
              <w:rPr>
                <w:rFonts w:ascii="Calibri" w:hAnsi="Calibri" w:eastAsia="Calibri" w:cs="Calibri"/>
              </w:rPr>
              <w:t>Exporter la classe</w:t>
            </w:r>
            <w:r w:rsidR="00FC1F8A">
              <w:rPr>
                <w:rFonts w:ascii="Calibri" w:hAnsi="Calibri" w:eastAsia="Calibri" w:cs="Calibri"/>
              </w:rPr>
              <w:t> »</w:t>
            </w:r>
            <w:r w:rsidRPr="2351AF11">
              <w:rPr>
                <w:rFonts w:ascii="Calibri" w:hAnsi="Calibri" w:eastAsia="Calibri" w:cs="Calibri"/>
              </w:rPr>
              <w:t xml:space="preserve"> dans l’onglet </w:t>
            </w:r>
            <w:r w:rsidR="00FC1F8A">
              <w:rPr>
                <w:rFonts w:ascii="Calibri" w:hAnsi="Calibri" w:eastAsia="Calibri" w:cs="Calibri"/>
              </w:rPr>
              <w:t>« </w:t>
            </w:r>
            <w:r w:rsidRPr="2351AF11">
              <w:rPr>
                <w:rFonts w:ascii="Calibri" w:hAnsi="Calibri" w:eastAsia="Calibri" w:cs="Calibri"/>
              </w:rPr>
              <w:t>Classe</w:t>
            </w:r>
            <w:r w:rsidR="00FC1F8A">
              <w:rPr>
                <w:rFonts w:ascii="Calibri" w:hAnsi="Calibri" w:eastAsia="Calibri" w:cs="Calibri"/>
              </w:rPr>
              <w:t> »</w:t>
            </w:r>
            <w:r w:rsidRPr="2351AF11" w:rsidR="34C715BB">
              <w:rPr>
                <w:rFonts w:ascii="Calibri" w:hAnsi="Calibri" w:eastAsia="Calibri" w:cs="Calibri"/>
              </w:rPr>
              <w:t>.</w:t>
            </w:r>
          </w:p>
        </w:tc>
        <w:tc>
          <w:tcPr>
            <w:tcW w:w="5025" w:type="dxa"/>
            <w:tcBorders>
              <w:top w:val="single" w:color="auto" w:sz="8" w:space="0"/>
              <w:left w:val="single" w:color="auto" w:sz="8" w:space="0"/>
              <w:bottom w:val="single" w:color="auto" w:sz="8" w:space="0"/>
              <w:right w:val="single" w:color="auto" w:sz="8" w:space="0"/>
            </w:tcBorders>
            <w:tcMar>
              <w:left w:w="108" w:type="dxa"/>
              <w:right w:w="108" w:type="dxa"/>
            </w:tcMar>
          </w:tcPr>
          <w:p w:rsidR="115B9852" w:rsidP="2351AF11" w:rsidRDefault="58AF0AE1" w14:paraId="3D858558" w14:textId="5600BC79">
            <w:pPr>
              <w:spacing w:line="259" w:lineRule="auto"/>
              <w:jc w:val="left"/>
              <w:rPr>
                <w:rFonts w:ascii="Calibri" w:hAnsi="Calibri" w:eastAsia="Calibri" w:cs="Calibri"/>
              </w:rPr>
            </w:pPr>
            <w:r w:rsidRPr="2351AF11">
              <w:rPr>
                <w:rFonts w:ascii="Calibri" w:hAnsi="Calibri" w:eastAsia="Calibri" w:cs="Calibri"/>
              </w:rPr>
              <w:t>Le système affiche un</w:t>
            </w:r>
            <w:r w:rsidR="00E042BA">
              <w:rPr>
                <w:rFonts w:ascii="Calibri" w:hAnsi="Calibri" w:eastAsia="Calibri" w:cs="Calibri"/>
              </w:rPr>
              <w:t>e fenêtre contextuelle</w:t>
            </w:r>
            <w:r w:rsidRPr="2351AF11">
              <w:rPr>
                <w:rFonts w:ascii="Calibri" w:hAnsi="Calibri" w:eastAsia="Calibri" w:cs="Calibri"/>
              </w:rPr>
              <w:t xml:space="preserve"> qui demande à l'utilisateur s’il veut exporter la classe en C# ou en Kotlin</w:t>
            </w:r>
            <w:r w:rsidRPr="2351AF11" w:rsidR="77669DB2">
              <w:rPr>
                <w:rFonts w:ascii="Calibri" w:hAnsi="Calibri" w:eastAsia="Calibri" w:cs="Calibri"/>
              </w:rPr>
              <w:t>.</w:t>
            </w:r>
            <w:r w:rsidR="00517CF8">
              <w:rPr>
                <w:rFonts w:ascii="Calibri" w:hAnsi="Calibri" w:eastAsia="Calibri" w:cs="Calibri"/>
              </w:rPr>
              <w:t xml:space="preserve"> Le chemin où le fichier va être enregistré est affiché à l’écran</w:t>
            </w:r>
          </w:p>
          <w:p w:rsidR="2351AF11" w:rsidP="2351AF11" w:rsidRDefault="2351AF11" w14:paraId="78019031" w14:textId="4B5B0427">
            <w:pPr>
              <w:jc w:val="left"/>
            </w:pPr>
            <w:r w:rsidRPr="2351AF11">
              <w:rPr>
                <w:rFonts w:ascii="Calibri" w:hAnsi="Calibri" w:eastAsia="Calibri" w:cs="Calibri"/>
              </w:rPr>
              <w:t xml:space="preserve"> </w:t>
            </w:r>
          </w:p>
        </w:tc>
      </w:tr>
      <w:tr w:rsidR="2351AF11" w:rsidTr="2351AF11" w14:paraId="74F575B6"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2351AF11" w:rsidP="2351AF11" w:rsidRDefault="2351AF11" w14:paraId="5B4D7209" w14:textId="5726395B">
            <w:pPr>
              <w:jc w:val="center"/>
            </w:pPr>
            <w:r w:rsidRPr="2351AF11">
              <w:rPr>
                <w:rFonts w:ascii="Calibri" w:hAnsi="Calibri" w:eastAsia="Calibri" w:cs="Calibri"/>
              </w:rPr>
              <w:t>2</w:t>
            </w:r>
          </w:p>
        </w:tc>
        <w:tc>
          <w:tcPr>
            <w:tcW w:w="2768" w:type="dxa"/>
            <w:tcBorders>
              <w:top w:val="single" w:color="auto" w:sz="8" w:space="0"/>
              <w:left w:val="single" w:color="auto" w:sz="8" w:space="0"/>
              <w:bottom w:val="single" w:color="auto" w:sz="8" w:space="0"/>
              <w:right w:val="single" w:color="auto" w:sz="8" w:space="0"/>
            </w:tcBorders>
            <w:tcMar>
              <w:left w:w="108" w:type="dxa"/>
              <w:right w:w="108" w:type="dxa"/>
            </w:tcMar>
          </w:tcPr>
          <w:p w:rsidR="22F6048A" w:rsidP="2351AF11" w:rsidRDefault="22F6048A" w14:paraId="699B1F10" w14:textId="4E9DCE66">
            <w:pPr>
              <w:spacing w:line="259" w:lineRule="auto"/>
              <w:jc w:val="left"/>
              <w:rPr>
                <w:rFonts w:ascii="Calibri" w:hAnsi="Calibri" w:eastAsia="Calibri" w:cs="Calibri"/>
              </w:rPr>
            </w:pPr>
            <w:r w:rsidRPr="2351AF11">
              <w:rPr>
                <w:rFonts w:ascii="Calibri" w:hAnsi="Calibri" w:eastAsia="Calibri" w:cs="Calibri"/>
              </w:rPr>
              <w:t xml:space="preserve">Le programmeur </w:t>
            </w:r>
            <w:r w:rsidR="001E7C5A">
              <w:rPr>
                <w:rFonts w:ascii="Calibri" w:hAnsi="Calibri" w:eastAsia="Calibri" w:cs="Calibri"/>
              </w:rPr>
              <w:t>sélectionne une des deux options.</w:t>
            </w:r>
          </w:p>
        </w:tc>
        <w:tc>
          <w:tcPr>
            <w:tcW w:w="5025" w:type="dxa"/>
            <w:tcBorders>
              <w:top w:val="single" w:color="auto" w:sz="8" w:space="0"/>
              <w:left w:val="single" w:color="auto" w:sz="8" w:space="0"/>
              <w:bottom w:val="single" w:color="auto" w:sz="8" w:space="0"/>
              <w:right w:val="single" w:color="auto" w:sz="8" w:space="0"/>
            </w:tcBorders>
            <w:tcMar>
              <w:left w:w="108" w:type="dxa"/>
              <w:right w:w="108" w:type="dxa"/>
            </w:tcMar>
          </w:tcPr>
          <w:p w:rsidR="000D6C9D" w:rsidP="2351AF11" w:rsidRDefault="570BA659" w14:paraId="75703035" w14:textId="349D2DF3">
            <w:pPr>
              <w:spacing w:line="259" w:lineRule="auto"/>
              <w:jc w:val="left"/>
              <w:rPr>
                <w:rFonts w:ascii="Calibri" w:hAnsi="Calibri" w:eastAsia="Calibri" w:cs="Calibri"/>
              </w:rPr>
            </w:pPr>
            <w:r w:rsidRPr="2351AF11">
              <w:rPr>
                <w:rFonts w:ascii="Calibri" w:hAnsi="Calibri" w:eastAsia="Calibri" w:cs="Calibri"/>
              </w:rPr>
              <w:t>Le système ferme l</w:t>
            </w:r>
            <w:r w:rsidR="00E042BA">
              <w:rPr>
                <w:rFonts w:ascii="Calibri" w:hAnsi="Calibri" w:eastAsia="Calibri" w:cs="Calibri"/>
              </w:rPr>
              <w:t xml:space="preserve">a fenêtre contextuelle </w:t>
            </w:r>
            <w:r w:rsidRPr="2351AF11">
              <w:rPr>
                <w:rFonts w:ascii="Calibri" w:hAnsi="Calibri" w:eastAsia="Calibri" w:cs="Calibri"/>
              </w:rPr>
              <w:t xml:space="preserve">de choix de langage. </w:t>
            </w:r>
            <w:r w:rsidRPr="2351AF11" w:rsidR="49A1177D">
              <w:rPr>
                <w:rFonts w:ascii="Calibri" w:hAnsi="Calibri" w:eastAsia="Calibri" w:cs="Calibri"/>
              </w:rPr>
              <w:t xml:space="preserve">Le système valide si les types inscrits font partie de la liste de types. </w:t>
            </w:r>
            <w:r w:rsidRPr="2351AF11" w:rsidR="6241CFEA">
              <w:rPr>
                <w:rFonts w:ascii="Calibri" w:hAnsi="Calibri" w:eastAsia="Calibri" w:cs="Calibri"/>
              </w:rPr>
              <w:t xml:space="preserve">Le système </w:t>
            </w:r>
            <w:r w:rsidR="00A664A2">
              <w:rPr>
                <w:rFonts w:ascii="Calibri" w:hAnsi="Calibri" w:eastAsia="Calibri" w:cs="Calibri"/>
              </w:rPr>
              <w:t>compile</w:t>
            </w:r>
            <w:r w:rsidRPr="2351AF11" w:rsidR="6241CFEA">
              <w:rPr>
                <w:rFonts w:ascii="Calibri" w:hAnsi="Calibri" w:eastAsia="Calibri" w:cs="Calibri"/>
              </w:rPr>
              <w:t xml:space="preserve"> </w:t>
            </w:r>
            <w:r w:rsidR="00D80AAA">
              <w:rPr>
                <w:rFonts w:ascii="Calibri" w:hAnsi="Calibri" w:eastAsia="Calibri" w:cs="Calibri"/>
              </w:rPr>
              <w:t xml:space="preserve">les </w:t>
            </w:r>
            <w:r w:rsidRPr="2351AF11" w:rsidR="6241CFEA">
              <w:rPr>
                <w:rFonts w:ascii="Calibri" w:hAnsi="Calibri" w:eastAsia="Calibri" w:cs="Calibri"/>
              </w:rPr>
              <w:t xml:space="preserve">éléments que l'utilisateur a mis dans sa classe et génère un fichier contenant le squelette </w:t>
            </w:r>
            <w:r w:rsidRPr="2351AF11" w:rsidR="52BE6D85">
              <w:rPr>
                <w:rFonts w:ascii="Calibri" w:hAnsi="Calibri" w:eastAsia="Calibri" w:cs="Calibri"/>
              </w:rPr>
              <w:t>du code généré.</w:t>
            </w:r>
            <w:r w:rsidRPr="2351AF11" w:rsidR="61390941">
              <w:rPr>
                <w:rFonts w:ascii="Calibri" w:hAnsi="Calibri" w:eastAsia="Calibri" w:cs="Calibri"/>
              </w:rPr>
              <w:t xml:space="preserve"> Le fichier est téléchargé </w:t>
            </w:r>
            <w:r w:rsidRPr="2351AF11" w:rsidR="0F228C1B">
              <w:rPr>
                <w:rFonts w:ascii="Calibri" w:hAnsi="Calibri" w:eastAsia="Calibri" w:cs="Calibri"/>
              </w:rPr>
              <w:t>dans l’ordinateur de l’utilisateur</w:t>
            </w:r>
            <w:r w:rsidR="00C81EC1">
              <w:rPr>
                <w:rFonts w:ascii="Calibri" w:hAnsi="Calibri" w:eastAsia="Calibri" w:cs="Calibri"/>
              </w:rPr>
              <w:t xml:space="preserve"> à l’endroit où il l’a</w:t>
            </w:r>
            <w:r w:rsidR="00A26E06">
              <w:rPr>
                <w:rFonts w:ascii="Calibri" w:hAnsi="Calibri" w:eastAsia="Calibri" w:cs="Calibri"/>
              </w:rPr>
              <w:t xml:space="preserve"> défini.</w:t>
            </w:r>
            <w:r w:rsidR="000C5BC2">
              <w:rPr>
                <w:rFonts w:ascii="Calibri" w:hAnsi="Calibri" w:eastAsia="Calibri" w:cs="Calibri"/>
              </w:rPr>
              <w:t xml:space="preserve"> Le système affiche un</w:t>
            </w:r>
            <w:r w:rsidR="00E042BA">
              <w:rPr>
                <w:rFonts w:ascii="Calibri" w:hAnsi="Calibri" w:eastAsia="Calibri" w:cs="Calibri"/>
              </w:rPr>
              <w:t xml:space="preserve">e </w:t>
            </w:r>
            <w:r w:rsidR="003066A0">
              <w:rPr>
                <w:rFonts w:ascii="Calibri" w:hAnsi="Calibri" w:eastAsia="Calibri" w:cs="Calibri"/>
              </w:rPr>
              <w:t xml:space="preserve">fenêtre contextuelle </w:t>
            </w:r>
            <w:r w:rsidR="000C5BC2">
              <w:rPr>
                <w:rFonts w:ascii="Calibri" w:hAnsi="Calibri" w:eastAsia="Calibri" w:cs="Calibri"/>
              </w:rPr>
              <w:t>avec</w:t>
            </w:r>
            <w:r w:rsidR="00253386">
              <w:rPr>
                <w:rFonts w:ascii="Calibri" w:hAnsi="Calibri" w:eastAsia="Calibri" w:cs="Calibri"/>
              </w:rPr>
              <w:t xml:space="preserve"> un message de succès.</w:t>
            </w:r>
          </w:p>
        </w:tc>
      </w:tr>
      <w:tr w:rsidR="000D6C9D" w:rsidTr="2351AF11" w14:paraId="3F52C1C0"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0D6C9D" w:rsidP="2351AF11" w:rsidRDefault="000D6C9D" w14:paraId="4AC2DC9D" w14:textId="64DFC8F3">
            <w:pPr>
              <w:jc w:val="center"/>
              <w:rPr>
                <w:rFonts w:ascii="Calibri" w:hAnsi="Calibri" w:eastAsia="Calibri" w:cs="Calibri"/>
              </w:rPr>
            </w:pPr>
            <w:r>
              <w:rPr>
                <w:rFonts w:ascii="Calibri" w:hAnsi="Calibri" w:eastAsia="Calibri" w:cs="Calibri"/>
              </w:rPr>
              <w:t>3</w:t>
            </w:r>
          </w:p>
        </w:tc>
        <w:tc>
          <w:tcPr>
            <w:tcW w:w="2768"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0D6C9D" w:rsidP="2351AF11" w:rsidRDefault="000D6C9D" w14:paraId="309651AC" w14:textId="00D38298">
            <w:pPr>
              <w:jc w:val="left"/>
              <w:rPr>
                <w:rFonts w:ascii="Calibri" w:hAnsi="Calibri" w:eastAsia="Calibri" w:cs="Calibri"/>
              </w:rPr>
            </w:pPr>
            <w:r>
              <w:rPr>
                <w:rFonts w:ascii="Calibri" w:hAnsi="Calibri" w:eastAsia="Calibri" w:cs="Calibri"/>
              </w:rPr>
              <w:t>Le programmeur appuie sur le bouton « OK »</w:t>
            </w:r>
          </w:p>
        </w:tc>
        <w:tc>
          <w:tcPr>
            <w:tcW w:w="5025" w:type="dxa"/>
            <w:tcBorders>
              <w:top w:val="single" w:color="auto" w:sz="8" w:space="0"/>
              <w:left w:val="single" w:color="auto" w:sz="8" w:space="0"/>
              <w:bottom w:val="single" w:color="auto" w:sz="8" w:space="0"/>
              <w:right w:val="single" w:color="auto" w:sz="8" w:space="0"/>
            </w:tcBorders>
            <w:tcMar>
              <w:left w:w="108" w:type="dxa"/>
              <w:right w:w="108" w:type="dxa"/>
            </w:tcMar>
          </w:tcPr>
          <w:p w:rsidRPr="2351AF11" w:rsidR="000D6C9D" w:rsidP="2351AF11" w:rsidRDefault="005A131C" w14:paraId="11C7F6C6" w14:textId="145B1EF5">
            <w:pPr>
              <w:jc w:val="left"/>
              <w:rPr>
                <w:rFonts w:ascii="Calibri" w:hAnsi="Calibri" w:eastAsia="Calibri" w:cs="Calibri"/>
              </w:rPr>
            </w:pPr>
            <w:r>
              <w:rPr>
                <w:rFonts w:ascii="Calibri" w:hAnsi="Calibri" w:eastAsia="Calibri" w:cs="Calibri"/>
              </w:rPr>
              <w:t xml:space="preserve">Le système ferme </w:t>
            </w:r>
            <w:r w:rsidR="003066A0">
              <w:rPr>
                <w:rFonts w:ascii="Calibri" w:hAnsi="Calibri" w:eastAsia="Calibri" w:cs="Calibri"/>
              </w:rPr>
              <w:t>la fenêtre contextuelle</w:t>
            </w:r>
            <w:r>
              <w:rPr>
                <w:rFonts w:ascii="Calibri" w:hAnsi="Calibri" w:eastAsia="Calibri" w:cs="Calibri"/>
              </w:rPr>
              <w:t>.</w:t>
            </w:r>
          </w:p>
        </w:tc>
      </w:tr>
    </w:tbl>
    <w:p w:rsidR="2351AF11" w:rsidP="2351AF11" w:rsidRDefault="2351AF11" w14:paraId="1EE2A14C" w14:textId="425DB6A1"/>
    <w:p w:rsidR="002A5DD7" w:rsidP="002A5DD7" w:rsidRDefault="7A08961F" w14:paraId="020E2E9D" w14:textId="146D62A9">
      <w:pPr>
        <w:pStyle w:val="Heading4"/>
        <w:rPr>
          <w:b/>
          <w:color w:val="0070C0"/>
        </w:rPr>
      </w:pPr>
      <w:r w:rsidRPr="2394710C">
        <w:rPr>
          <w:b/>
          <w:color w:val="0070C0"/>
        </w:rPr>
        <w:t>Scénarios d’extension</w:t>
      </w:r>
    </w:p>
    <w:p w:rsidR="002A5DD7" w:rsidP="002A5DD7" w:rsidRDefault="002A5DD7" w14:paraId="7FDCBDAC" w14:textId="240E1C7B">
      <w:r>
        <w:t xml:space="preserve">   1a.</w:t>
      </w:r>
      <w:r w:rsidR="00517CF8">
        <w:t xml:space="preserve"> </w:t>
      </w:r>
      <w:r w:rsidR="00255F2C">
        <w:t xml:space="preserve">Le programmeur appuie sur le bouton pour modifier le chemin </w:t>
      </w:r>
      <w:r w:rsidR="006D1B3A">
        <w:t>d’exportation</w:t>
      </w:r>
    </w:p>
    <w:p w:rsidR="00562330" w:rsidP="00562330" w:rsidRDefault="00562330" w14:paraId="3D3B4451" w14:textId="7EC3524D">
      <w:pPr>
        <w:pStyle w:val="ListParagraph"/>
        <w:numPr>
          <w:ilvl w:val="0"/>
          <w:numId w:val="47"/>
        </w:numPr>
      </w:pPr>
      <w:r>
        <w:t xml:space="preserve">Il </w:t>
      </w:r>
      <w:r w:rsidR="00157EAA">
        <w:t xml:space="preserve">sélectionne </w:t>
      </w:r>
      <w:r>
        <w:t>le chemin d’exportation où le fichier va être enregistré</w:t>
      </w:r>
    </w:p>
    <w:p w:rsidR="00157EAA" w:rsidP="00562330" w:rsidRDefault="00157EAA" w14:paraId="00989183" w14:textId="42D12B6F">
      <w:pPr>
        <w:pStyle w:val="ListParagraph"/>
        <w:numPr>
          <w:ilvl w:val="0"/>
          <w:numId w:val="47"/>
        </w:numPr>
      </w:pPr>
      <w:r>
        <w:t xml:space="preserve">Le nouveau chemin est affiché à </w:t>
      </w:r>
      <w:r w:rsidR="00CE0D57">
        <w:t xml:space="preserve">l’écran et va seulement être utilisé pour </w:t>
      </w:r>
      <w:r w:rsidR="00674BA9">
        <w:t>cette exportation</w:t>
      </w:r>
    </w:p>
    <w:p w:rsidRPr="002A5DD7" w:rsidR="00674BA9" w:rsidP="00562330" w:rsidRDefault="00674BA9" w14:paraId="4C84336E" w14:textId="6546A102">
      <w:pPr>
        <w:pStyle w:val="ListParagraph"/>
        <w:numPr>
          <w:ilvl w:val="0"/>
          <w:numId w:val="47"/>
        </w:numPr>
      </w:pPr>
      <w:r>
        <w:t>Le reste du scénario nominal se poursuit</w:t>
      </w:r>
    </w:p>
    <w:p w:rsidR="1A715B97" w:rsidP="2351AF11" w:rsidRDefault="1A715B97" w14:paraId="017DB9B6" w14:textId="776B1B80">
      <w:r>
        <w:t xml:space="preserve">   2a. Un ou plusieurs types inscrits dans la classe ne font pas partie de la liste.</w:t>
      </w:r>
    </w:p>
    <w:p w:rsidR="1A715B97" w:rsidP="2351AF11" w:rsidRDefault="1A715B97" w14:paraId="52369664" w14:textId="4DF24A21">
      <w:pPr>
        <w:pStyle w:val="ListParagraph"/>
        <w:numPr>
          <w:ilvl w:val="0"/>
          <w:numId w:val="2"/>
        </w:numPr>
      </w:pPr>
      <w:r>
        <w:t>Le système affiche un</w:t>
      </w:r>
      <w:r w:rsidR="006F323F">
        <w:t xml:space="preserve">e fenêtre contextuelle </w:t>
      </w:r>
      <w:r>
        <w:t xml:space="preserve">d'avertissement </w:t>
      </w:r>
      <w:r w:rsidR="556D105F">
        <w:t xml:space="preserve">qui indique que les types n’ont pas été vérifié donc le code généré pourrait ne pas </w:t>
      </w:r>
      <w:r w:rsidR="0086601C">
        <w:t>fonctionner</w:t>
      </w:r>
      <w:r w:rsidR="556D105F">
        <w:t>.</w:t>
      </w:r>
    </w:p>
    <w:p w:rsidR="556D105F" w:rsidP="2351AF11" w:rsidRDefault="556D105F" w14:paraId="31EF1CAA" w14:textId="50FB4256">
      <w:pPr>
        <w:pStyle w:val="ListParagraph"/>
        <w:numPr>
          <w:ilvl w:val="0"/>
          <w:numId w:val="2"/>
        </w:numPr>
      </w:pPr>
      <w:r>
        <w:t xml:space="preserve">Le programmeur choisi s’il veut continuer </w:t>
      </w:r>
      <w:r w:rsidR="748D051B">
        <w:t>ou annuler.</w:t>
      </w:r>
    </w:p>
    <w:p w:rsidR="748D051B" w:rsidP="00CE29C1" w:rsidRDefault="748D051B" w14:paraId="4250C01D" w14:textId="44DEAFAC">
      <w:pPr>
        <w:pStyle w:val="ListParagraph"/>
        <w:numPr>
          <w:ilvl w:val="0"/>
          <w:numId w:val="2"/>
        </w:numPr>
      </w:pPr>
      <w:r>
        <w:t xml:space="preserve">Si le programmeur choisi de continuer, le fichier de code est généré puis </w:t>
      </w:r>
      <w:r w:rsidR="1866C128">
        <w:t>téléchargé</w:t>
      </w:r>
      <w:r w:rsidR="00851A33">
        <w:t xml:space="preserve"> et </w:t>
      </w:r>
      <w:r w:rsidR="001C54B0">
        <w:t xml:space="preserve">le système </w:t>
      </w:r>
      <w:r w:rsidR="00140F6A">
        <w:t>remplace la</w:t>
      </w:r>
      <w:r w:rsidR="00CE29C1">
        <w:t xml:space="preserve"> fenêtre contextuelle </w:t>
      </w:r>
      <w:r w:rsidR="00140F6A">
        <w:t xml:space="preserve">d’avertissement avec une fenêtre contextuelle </w:t>
      </w:r>
      <w:r w:rsidR="001C54B0">
        <w:t>avec un message de succès</w:t>
      </w:r>
      <w:r w:rsidR="00851A33">
        <w:t>.</w:t>
      </w:r>
      <w:r w:rsidR="00314F71">
        <w:t xml:space="preserve"> Le </w:t>
      </w:r>
      <w:r w:rsidR="00BE08B7">
        <w:t>scénario nominal se poursuit à l’étape 3.</w:t>
      </w:r>
      <w:r w:rsidR="1866C128">
        <w:t xml:space="preserve"> </w:t>
      </w:r>
      <w:r w:rsidR="00851A33">
        <w:t xml:space="preserve">Si </w:t>
      </w:r>
      <w:r w:rsidR="1866C128">
        <w:t xml:space="preserve">le programmeur choisi d’annuler, </w:t>
      </w:r>
      <w:r w:rsidR="00140F6A">
        <w:t xml:space="preserve">le système ferme la fenêtre contextuelle d’avertissement et </w:t>
      </w:r>
      <w:r w:rsidR="1866C128">
        <w:t xml:space="preserve">le </w:t>
      </w:r>
      <w:r w:rsidR="1ECD578C">
        <w:t>fichier de code n’est pas téléchargé.</w:t>
      </w:r>
    </w:p>
    <w:p w:rsidR="7A08961F" w:rsidP="2351AF11" w:rsidRDefault="7A08961F" w14:paraId="166EB1A1" w14:textId="20017AF5">
      <w:pPr>
        <w:pStyle w:val="Heading4"/>
        <w:rPr>
          <w:b/>
          <w:color w:val="0070C0"/>
        </w:rPr>
      </w:pPr>
      <w:r w:rsidRPr="2394710C">
        <w:rPr>
          <w:b/>
          <w:color w:val="0070C0"/>
        </w:rPr>
        <w:t>Scénarios d’exception</w:t>
      </w:r>
    </w:p>
    <w:p w:rsidR="4581EE0C" w:rsidP="2351AF11" w:rsidRDefault="4581EE0C" w14:paraId="7E04FF6D" w14:textId="690B129A">
      <w:r>
        <w:t xml:space="preserve">   </w:t>
      </w:r>
      <w:r w:rsidR="00416E64">
        <w:t>2</w:t>
      </w:r>
      <w:r>
        <w:t xml:space="preserve">a. </w:t>
      </w:r>
      <w:r w:rsidR="00416E64">
        <w:t xml:space="preserve">Une erreur </w:t>
      </w:r>
      <w:r w:rsidR="003F3F79">
        <w:t>survient lors de la compilation</w:t>
      </w:r>
      <w:r w:rsidR="00BB6E36">
        <w:t>.</w:t>
      </w:r>
    </w:p>
    <w:p w:rsidR="4581EE0C" w:rsidP="2351AF11" w:rsidRDefault="008C2C2D" w14:paraId="0FAA7ED9" w14:textId="01ED75A5">
      <w:pPr>
        <w:pStyle w:val="ListParagraph"/>
        <w:numPr>
          <w:ilvl w:val="0"/>
          <w:numId w:val="3"/>
        </w:numPr>
      </w:pPr>
      <w:r>
        <w:t xml:space="preserve">Le </w:t>
      </w:r>
      <w:r w:rsidR="00466F53">
        <w:t>système affiche une fenêtre contextuelle avec le message d’erreur suivant</w:t>
      </w:r>
      <w:r w:rsidR="00CF2471">
        <w:t> : « </w:t>
      </w:r>
      <w:r w:rsidR="0002359C">
        <w:t xml:space="preserve">L’exportation </w:t>
      </w:r>
      <w:r w:rsidR="00D14A3D">
        <w:t>n’a pa</w:t>
      </w:r>
      <w:r w:rsidR="000D1F81">
        <w:t xml:space="preserve">s </w:t>
      </w:r>
      <w:r w:rsidR="00D24FCB">
        <w:t>réussi dû à une erreur du système »</w:t>
      </w:r>
      <w:r w:rsidR="00634A58">
        <w:t>.</w:t>
      </w:r>
    </w:p>
    <w:p w:rsidR="4581EE0C" w:rsidP="2351AF11" w:rsidRDefault="00D3215A" w14:paraId="44258912" w14:textId="298A2B1D">
      <w:pPr>
        <w:pStyle w:val="ListParagraph"/>
        <w:numPr>
          <w:ilvl w:val="0"/>
          <w:numId w:val="3"/>
        </w:numPr>
      </w:pPr>
      <w:r>
        <w:t>Le programmeur appuie sur le bouton « OK »</w:t>
      </w:r>
      <w:r w:rsidR="00634A58">
        <w:t>, ce qui ferme la fenêtre contextuelle</w:t>
      </w:r>
      <w:r w:rsidR="00D95983">
        <w:t>. L</w:t>
      </w:r>
      <w:r w:rsidR="00E64D29">
        <w:t xml:space="preserve">e </w:t>
      </w:r>
      <w:r w:rsidR="001F311B">
        <w:t>téléchargement ne s’effectue pas.</w:t>
      </w:r>
    </w:p>
    <w:p w:rsidR="00064037" w:rsidP="00064037" w:rsidRDefault="002A4E09" w14:paraId="2A54CAA0" w14:textId="70595B8E">
      <w:r>
        <w:t xml:space="preserve">   2b. Le </w:t>
      </w:r>
      <w:r w:rsidR="00372925">
        <w:t>chemin du dossier d’exportation n’est pas valide</w:t>
      </w:r>
    </w:p>
    <w:p w:rsidR="00064037" w:rsidP="008C67AB" w:rsidRDefault="00D01247" w14:paraId="1BC90B73" w14:textId="49F2C7F2">
      <w:pPr>
        <w:pStyle w:val="ListParagraph"/>
        <w:numPr>
          <w:ilvl w:val="0"/>
          <w:numId w:val="24"/>
        </w:numPr>
      </w:pPr>
      <w:r>
        <w:t>Le système affiche une fenêtre contextuelle avec le message d’erreur suivant : « Le chemin du dossier d’exportation n’est pas valide</w:t>
      </w:r>
      <w:r w:rsidR="00BE3372">
        <w:t> ».</w:t>
      </w:r>
    </w:p>
    <w:p w:rsidR="00BE3372" w:rsidP="008C67AB" w:rsidRDefault="00BE3372" w14:paraId="260855C7" w14:textId="27ABA894">
      <w:pPr>
        <w:pStyle w:val="ListParagraph"/>
        <w:numPr>
          <w:ilvl w:val="0"/>
          <w:numId w:val="24"/>
        </w:numPr>
      </w:pPr>
      <w:r>
        <w:t>Le programmeur appuie sur le bouton « OK », ce qui ferme la fenêtre contextuelle.</w:t>
      </w:r>
      <w:r w:rsidR="00CE78F8">
        <w:t xml:space="preserve"> Le </w:t>
      </w:r>
      <w:r w:rsidR="00DD26A8">
        <w:t>téléchargement</w:t>
      </w:r>
      <w:r w:rsidR="00CE78F8">
        <w:t xml:space="preserve"> ne s’effectue pas.</w:t>
      </w:r>
    </w:p>
    <w:p w:rsidR="7A08961F" w:rsidP="2351AF11" w:rsidRDefault="7A08961F" w14:paraId="7A431305" w14:textId="58C7B38A">
      <w:pPr>
        <w:pStyle w:val="Heading4"/>
        <w:rPr>
          <w:b/>
          <w:color w:val="0070C0"/>
        </w:rPr>
      </w:pPr>
      <w:r w:rsidRPr="5BD80986">
        <w:rPr>
          <w:b/>
          <w:color w:val="0070C0"/>
        </w:rPr>
        <w:t>Spécifications non fonctionnelles</w:t>
      </w:r>
    </w:p>
    <w:p w:rsidR="2351AF11" w:rsidP="2351AF11" w:rsidRDefault="00D534A5" w14:paraId="6CC81013" w14:textId="04DC938D">
      <w:pPr>
        <w:pStyle w:val="ListParagraph"/>
        <w:numPr>
          <w:ilvl w:val="0"/>
          <w:numId w:val="1"/>
        </w:numPr>
      </w:pPr>
      <w:r>
        <w:t xml:space="preserve">Les fenêtres contextuelles peuvent </w:t>
      </w:r>
      <w:r w:rsidR="00354A42">
        <w:t xml:space="preserve">être soumises en appuyant sur </w:t>
      </w:r>
      <w:r w:rsidR="004F2EF2">
        <w:t xml:space="preserve">la touche </w:t>
      </w:r>
      <w:r w:rsidR="00354A42">
        <w:t>« </w:t>
      </w:r>
      <w:r w:rsidR="000416FF">
        <w:t>Retour</w:t>
      </w:r>
      <w:r w:rsidR="004F2EF2">
        <w:t> »</w:t>
      </w:r>
    </w:p>
    <w:p w:rsidR="006A381E" w:rsidP="2351AF11" w:rsidRDefault="00414733" w14:paraId="08292AA4" w14:textId="53EA49FA">
      <w:pPr>
        <w:pStyle w:val="ListParagraph"/>
        <w:numPr>
          <w:ilvl w:val="0"/>
          <w:numId w:val="1"/>
        </w:numPr>
      </w:pPr>
      <w:r>
        <w:t xml:space="preserve">Tous les contrôles </w:t>
      </w:r>
      <w:r w:rsidR="0050789D">
        <w:t xml:space="preserve">sont </w:t>
      </w:r>
      <w:r w:rsidR="008116AD">
        <w:t>désactivés</w:t>
      </w:r>
      <w:r w:rsidR="0050789D">
        <w:t xml:space="preserve"> lorsque les </w:t>
      </w:r>
      <w:r w:rsidR="00D62156">
        <w:t>fenêtres contextuelles</w:t>
      </w:r>
      <w:r w:rsidR="00B06B74">
        <w:t xml:space="preserve"> </w:t>
      </w:r>
      <w:r w:rsidR="00F26B8C">
        <w:t xml:space="preserve">sont </w:t>
      </w:r>
      <w:r w:rsidR="001F311B">
        <w:t>affichées</w:t>
      </w:r>
      <w:r w:rsidR="00F26B8C">
        <w:t>.</w:t>
      </w:r>
    </w:p>
    <w:p w:rsidR="7A08961F" w:rsidP="2351AF11" w:rsidRDefault="7A08961F" w14:paraId="28DE5602" w14:textId="646058C4">
      <w:pPr>
        <w:pStyle w:val="Heading4"/>
        <w:rPr>
          <w:b/>
          <w:color w:val="0070C0"/>
        </w:rPr>
      </w:pPr>
      <w:r w:rsidRPr="20C4F105">
        <w:rPr>
          <w:b/>
          <w:bCs/>
          <w:color w:val="0070C0"/>
        </w:rPr>
        <w:t>Prototype d’écran</w:t>
      </w:r>
    </w:p>
    <w:p w:rsidR="009810BF" w:rsidP="20C4F105" w:rsidRDefault="00D4286E" w14:paraId="7D772986" w14:textId="4512278F">
      <w:r w:rsidRPr="00D4286E">
        <w:rPr>
          <w:noProof/>
        </w:rPr>
        <w:drawing>
          <wp:inline distT="0" distB="0" distL="0" distR="0" wp14:anchorId="648462E7" wp14:editId="2BB2F163">
            <wp:extent cx="5486400" cy="3738880"/>
            <wp:effectExtent l="0" t="0" r="0" b="0"/>
            <wp:docPr id="823414219" name="Image 823414219"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4219" name="Image 1" descr="Une image contenant texte, capture d’écran, nombre, affichage&#10;&#10;Description générée automatiquement"/>
                    <pic:cNvPicPr/>
                  </pic:nvPicPr>
                  <pic:blipFill>
                    <a:blip r:embed="rId21"/>
                    <a:stretch>
                      <a:fillRect/>
                    </a:stretch>
                  </pic:blipFill>
                  <pic:spPr>
                    <a:xfrm>
                      <a:off x="0" y="0"/>
                      <a:ext cx="5486400" cy="3738880"/>
                    </a:xfrm>
                    <a:prstGeom prst="rect">
                      <a:avLst/>
                    </a:prstGeom>
                  </pic:spPr>
                </pic:pic>
              </a:graphicData>
            </a:graphic>
          </wp:inline>
        </w:drawing>
      </w:r>
    </w:p>
    <w:p w:rsidR="00425739" w:rsidP="20C4F105" w:rsidRDefault="00581CE4" w14:paraId="22615662" w14:textId="4E3C7118">
      <w:r w:rsidRPr="00581CE4">
        <w:rPr>
          <w:noProof/>
        </w:rPr>
        <w:drawing>
          <wp:inline distT="0" distB="0" distL="0" distR="0" wp14:anchorId="7FCB9270" wp14:editId="5A0AD05C">
            <wp:extent cx="5486400" cy="5681345"/>
            <wp:effectExtent l="0" t="0" r="0" b="0"/>
            <wp:docPr id="1282762331"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331" name="Image 1" descr="Une image contenant texte, diagramme, ligne, Parallèle&#10;&#10;Description générée automatiquement"/>
                    <pic:cNvPicPr/>
                  </pic:nvPicPr>
                  <pic:blipFill>
                    <a:blip r:embed="rId22"/>
                    <a:stretch>
                      <a:fillRect/>
                    </a:stretch>
                  </pic:blipFill>
                  <pic:spPr>
                    <a:xfrm>
                      <a:off x="0" y="0"/>
                      <a:ext cx="5486400" cy="5681345"/>
                    </a:xfrm>
                    <a:prstGeom prst="rect">
                      <a:avLst/>
                    </a:prstGeom>
                  </pic:spPr>
                </pic:pic>
              </a:graphicData>
            </a:graphic>
          </wp:inline>
        </w:drawing>
      </w:r>
    </w:p>
    <w:p w:rsidRPr="00425739" w:rsidR="00371492" w:rsidP="00425739" w:rsidRDefault="00371492" w14:paraId="5C2C8436" w14:textId="2AC315B1"/>
    <w:p w:rsidR="3304E217" w:rsidP="761A6533" w:rsidRDefault="3304E217" w14:paraId="4D4ECD83" w14:textId="31201B90">
      <w:pPr>
        <w:pStyle w:val="Heading3"/>
      </w:pPr>
      <w:bookmarkStart w:name="_Toc1340240640" w:id="561541069"/>
      <w:r w:rsidR="5573CEF5">
        <w:rPr/>
        <w:t>CU-02-VIII Modifier une Méthode</w:t>
      </w:r>
      <w:bookmarkEnd w:id="561541069"/>
    </w:p>
    <w:p w:rsidR="761A6533" w:rsidRDefault="761A6533" w14:paraId="4E026002" w14:textId="27664B68"/>
    <w:p w:rsidR="3304E217" w:rsidP="761A6533" w:rsidRDefault="3304E217" w14:paraId="0784A57E" w14:textId="20B4324C">
      <w:pPr>
        <w:pStyle w:val="Heading4"/>
        <w:rPr>
          <w:b/>
          <w:bCs/>
          <w:color w:val="0070C0"/>
        </w:rPr>
      </w:pPr>
      <w:r w:rsidRPr="761A6533">
        <w:rPr>
          <w:b/>
          <w:bCs/>
          <w:color w:val="0070C0"/>
        </w:rPr>
        <w:t>Fiche descriptive</w:t>
      </w:r>
    </w:p>
    <w:p w:rsidR="3304E217" w:rsidP="761A6533" w:rsidRDefault="3304E217" w14:paraId="4D30D976" w14:textId="29928ADC">
      <w:pPr>
        <w:jc w:val="left"/>
      </w:pPr>
      <w:r w:rsidRPr="761A6533">
        <w:rPr>
          <w:b/>
          <w:bCs/>
        </w:rPr>
        <w:t>Code :</w:t>
      </w:r>
      <w:r>
        <w:t xml:space="preserve"> </w:t>
      </w:r>
      <w:r>
        <w:tab/>
      </w:r>
      <w:r>
        <w:tab/>
      </w:r>
      <w:r>
        <w:t>CU-02-VIII</w:t>
      </w:r>
      <w:r>
        <w:br/>
      </w:r>
      <w:r w:rsidRPr="761A6533">
        <w:rPr>
          <w:b/>
          <w:bCs/>
        </w:rPr>
        <w:t>Nom :</w:t>
      </w:r>
      <w:r>
        <w:t xml:space="preserve"> </w:t>
      </w:r>
      <w:r>
        <w:tab/>
      </w:r>
      <w:r>
        <w:tab/>
      </w:r>
      <w:r>
        <w:t>Modifier une méthode</w:t>
      </w:r>
      <w:r>
        <w:br/>
      </w:r>
      <w:r w:rsidRPr="761A6533">
        <w:rPr>
          <w:b/>
          <w:bCs/>
        </w:rPr>
        <w:t>Introduit</w:t>
      </w:r>
      <w:r>
        <w:t> </w:t>
      </w:r>
      <w:r w:rsidRPr="761A6533">
        <w:rPr>
          <w:b/>
          <w:bCs/>
        </w:rPr>
        <w:t>:</w:t>
      </w:r>
      <w:r>
        <w:t xml:space="preserve">  </w:t>
      </w:r>
      <w:r>
        <w:tab/>
      </w:r>
      <w:r>
        <w:t>0.0.</w:t>
      </w:r>
      <w:r w:rsidR="00735C1B">
        <w:t>2</w:t>
      </w:r>
      <w:r>
        <w:br/>
      </w:r>
      <w:r w:rsidRPr="761A6533">
        <w:rPr>
          <w:b/>
          <w:bCs/>
        </w:rPr>
        <w:t>Auteur :</w:t>
      </w:r>
      <w:r>
        <w:tab/>
      </w:r>
      <w:r w:rsidRPr="761A6533">
        <w:rPr>
          <w:b/>
          <w:bCs/>
        </w:rPr>
        <w:t>Cédric Garand</w:t>
      </w:r>
      <w:r>
        <w:br/>
      </w:r>
    </w:p>
    <w:p w:rsidR="3304E217" w:rsidP="761A6533" w:rsidRDefault="3304E217" w14:paraId="36FE2C20" w14:textId="0BBD0458">
      <w:pPr>
        <w:pStyle w:val="Heading4"/>
        <w:rPr>
          <w:b/>
          <w:bCs/>
          <w:color w:val="0070C0"/>
        </w:rPr>
      </w:pPr>
      <w:r w:rsidRPr="761A6533">
        <w:rPr>
          <w:b/>
          <w:bCs/>
          <w:color w:val="0070C0"/>
        </w:rPr>
        <w:t>Acteurs</w:t>
      </w:r>
    </w:p>
    <w:p w:rsidR="3304E217" w:rsidRDefault="3304E217" w14:paraId="495E5740" w14:textId="63A91B30">
      <w:r w:rsidRPr="761A6533">
        <w:rPr>
          <w:b/>
          <w:bCs/>
        </w:rPr>
        <w:t>Primaire :  Programmeur</w:t>
      </w:r>
    </w:p>
    <w:p w:rsidR="3304E217" w:rsidP="761A6533" w:rsidRDefault="3304E217" w14:paraId="62872831" w14:textId="7F7B3150">
      <w:pPr>
        <w:pStyle w:val="Heading4"/>
        <w:rPr>
          <w:b/>
          <w:bCs/>
          <w:color w:val="0070C0"/>
        </w:rPr>
      </w:pPr>
      <w:r w:rsidRPr="761A6533">
        <w:rPr>
          <w:b/>
          <w:bCs/>
          <w:color w:val="0070C0"/>
        </w:rPr>
        <w:t>Déclencheur</w:t>
      </w:r>
    </w:p>
    <w:p w:rsidR="3304E217" w:rsidP="00AB019A" w:rsidRDefault="3304E217" w14:paraId="6E903D67" w14:textId="3680DC27">
      <w:pPr>
        <w:pStyle w:val="ListParagraph"/>
        <w:numPr>
          <w:ilvl w:val="0"/>
          <w:numId w:val="33"/>
        </w:numPr>
      </w:pPr>
      <w:r>
        <w:t>Le programmeur appuie sur l</w:t>
      </w:r>
      <w:r w:rsidR="526C3671">
        <w:t>’icône de</w:t>
      </w:r>
      <w:r>
        <w:t xml:space="preserve"> </w:t>
      </w:r>
      <w:r w:rsidR="15B825BD">
        <w:t>crayon à la droite du nom de la méthode.</w:t>
      </w:r>
    </w:p>
    <w:p w:rsidR="3304E217" w:rsidP="761A6533" w:rsidRDefault="3304E217" w14:paraId="0CFE0497" w14:textId="7E56F320">
      <w:pPr>
        <w:pStyle w:val="Heading4"/>
        <w:rPr>
          <w:b/>
          <w:bCs/>
          <w:color w:val="0070C0"/>
        </w:rPr>
      </w:pPr>
      <w:r w:rsidRPr="761A6533">
        <w:rPr>
          <w:b/>
          <w:bCs/>
          <w:color w:val="0070C0"/>
        </w:rPr>
        <w:t>Préconditions</w:t>
      </w:r>
    </w:p>
    <w:p w:rsidR="00AB019A" w:rsidP="008A73D4" w:rsidRDefault="3304E217" w14:paraId="2E6000B7" w14:textId="6D426CBB">
      <w:pPr>
        <w:pStyle w:val="ListParagraph"/>
        <w:numPr>
          <w:ilvl w:val="0"/>
          <w:numId w:val="35"/>
        </w:numPr>
      </w:pPr>
      <w:r>
        <w:t>Une classe doit être sélectionnée.</w:t>
      </w:r>
    </w:p>
    <w:p w:rsidR="008A73D4" w:rsidP="008A73D4" w:rsidRDefault="00CF24FE" w14:paraId="755ECC21" w14:textId="51F0BE63">
      <w:pPr>
        <w:pStyle w:val="ListParagraph"/>
        <w:numPr>
          <w:ilvl w:val="0"/>
          <w:numId w:val="35"/>
        </w:numPr>
      </w:pPr>
      <w:r>
        <w:t>Une méthode doit être ajouté dans la classe</w:t>
      </w:r>
    </w:p>
    <w:p w:rsidR="3304E217" w:rsidP="761A6533" w:rsidRDefault="3304E217" w14:paraId="7A752028" w14:textId="477A2145">
      <w:pPr>
        <w:pStyle w:val="Heading4"/>
        <w:rPr>
          <w:b/>
          <w:bCs/>
          <w:color w:val="0070C0"/>
        </w:rPr>
      </w:pPr>
      <w:r w:rsidRPr="761A6533">
        <w:rPr>
          <w:b/>
          <w:bCs/>
          <w:color w:val="0070C0"/>
        </w:rPr>
        <w:t>Postconditions</w:t>
      </w:r>
    </w:p>
    <w:p w:rsidR="3304E217" w:rsidP="008A73D4" w:rsidRDefault="00CF24FE" w14:paraId="2D46BA32" w14:textId="508FCCD1">
      <w:pPr>
        <w:pStyle w:val="ListParagraph"/>
        <w:numPr>
          <w:ilvl w:val="0"/>
          <w:numId w:val="36"/>
        </w:numPr>
      </w:pPr>
      <w:r>
        <w:t xml:space="preserve">Le nom de la </w:t>
      </w:r>
      <w:r w:rsidR="009E521F">
        <w:t>méthode</w:t>
      </w:r>
      <w:r w:rsidR="0086246B">
        <w:t xml:space="preserve"> et/ou</w:t>
      </w:r>
      <w:r w:rsidR="009E521F">
        <w:t xml:space="preserve"> </w:t>
      </w:r>
      <w:r w:rsidR="00EE04C2">
        <w:t xml:space="preserve">son type de retour </w:t>
      </w:r>
      <w:r w:rsidR="00573E53">
        <w:t xml:space="preserve">et/ou </w:t>
      </w:r>
      <w:r w:rsidR="00817E4D">
        <w:t>sa</w:t>
      </w:r>
      <w:r w:rsidR="00573E53">
        <w:t xml:space="preserve"> visibilité </w:t>
      </w:r>
      <w:r w:rsidR="00F01F2A">
        <w:t>sont modifiés</w:t>
      </w:r>
    </w:p>
    <w:p w:rsidR="3304E217" w:rsidP="761A6533" w:rsidRDefault="3304E217" w14:paraId="3EAAC4B4" w14:textId="6A05CCAC">
      <w:pPr>
        <w:pStyle w:val="Heading4"/>
        <w:rPr>
          <w:b/>
          <w:bCs/>
          <w:color w:val="0070C0"/>
        </w:rPr>
      </w:pPr>
      <w:r w:rsidRPr="761A6533">
        <w:rPr>
          <w:b/>
          <w:bCs/>
          <w:color w:val="0070C0"/>
        </w:rPr>
        <w:t>Scénario nominal</w:t>
      </w:r>
    </w:p>
    <w:tbl>
      <w:tblPr>
        <w:tblStyle w:val="TableGrid"/>
        <w:tblW w:w="0" w:type="auto"/>
        <w:tblLook w:val="04A0" w:firstRow="1" w:lastRow="0" w:firstColumn="1" w:lastColumn="0" w:noHBand="0" w:noVBand="1"/>
      </w:tblPr>
      <w:tblGrid>
        <w:gridCol w:w="846"/>
        <w:gridCol w:w="2763"/>
        <w:gridCol w:w="5011"/>
      </w:tblGrid>
      <w:tr w:rsidR="761A6533" w:rsidTr="002A458D" w14:paraId="5A8FEE48" w14:textId="77777777">
        <w:trPr>
          <w:trHeight w:val="300"/>
        </w:trPr>
        <w:tc>
          <w:tcPr>
            <w:tcW w:w="846"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RDefault="761A6533" w14:paraId="05568866" w14:textId="416ACA4A">
            <w:r w:rsidRPr="761A6533">
              <w:rPr>
                <w:rFonts w:ascii="Calibri" w:hAnsi="Calibri" w:eastAsia="Calibri" w:cs="Calibri"/>
                <w:b/>
                <w:bCs/>
              </w:rPr>
              <w:t>Étape</w:t>
            </w:r>
          </w:p>
        </w:tc>
        <w:tc>
          <w:tcPr>
            <w:tcW w:w="2763"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RDefault="761A6533" w14:paraId="056FD629" w14:textId="153D4DAB">
            <w:r w:rsidRPr="761A6533">
              <w:rPr>
                <w:rFonts w:ascii="Calibri" w:hAnsi="Calibri" w:eastAsia="Calibri" w:cs="Calibri"/>
                <w:b/>
                <w:bCs/>
              </w:rPr>
              <w:t>Action de la personne actrice principale</w:t>
            </w:r>
          </w:p>
        </w:tc>
        <w:tc>
          <w:tcPr>
            <w:tcW w:w="5011"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RDefault="761A6533" w14:paraId="5098445D" w14:textId="19BB0187">
            <w:r w:rsidRPr="761A6533">
              <w:rPr>
                <w:rFonts w:ascii="Calibri" w:hAnsi="Calibri" w:eastAsia="Calibri" w:cs="Calibri"/>
                <w:b/>
                <w:bCs/>
              </w:rPr>
              <w:t>Réponse du système</w:t>
            </w:r>
          </w:p>
        </w:tc>
      </w:tr>
      <w:tr w:rsidR="761A6533" w:rsidTr="002A458D" w14:paraId="1EC39E81" w14:textId="77777777">
        <w:trPr>
          <w:trHeight w:val="300"/>
        </w:trPr>
        <w:tc>
          <w:tcPr>
            <w:tcW w:w="846"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761A6533" w14:paraId="5773EC49" w14:textId="6BC61DCA">
            <w:pPr>
              <w:jc w:val="center"/>
            </w:pPr>
            <w:r w:rsidRPr="761A6533">
              <w:rPr>
                <w:rFonts w:ascii="Calibri" w:hAnsi="Calibri" w:eastAsia="Calibri" w:cs="Calibri"/>
              </w:rPr>
              <w:t>1</w:t>
            </w:r>
          </w:p>
        </w:tc>
        <w:tc>
          <w:tcPr>
            <w:tcW w:w="2763"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00F01F2A" w14:paraId="65166D6C" w14:textId="0648999C">
            <w:pPr>
              <w:spacing w:line="259" w:lineRule="auto"/>
              <w:jc w:val="left"/>
              <w:rPr>
                <w:rFonts w:ascii="Calibri" w:hAnsi="Calibri" w:eastAsia="Calibri" w:cs="Calibri"/>
              </w:rPr>
            </w:pPr>
            <w:r>
              <w:rPr>
                <w:rFonts w:ascii="Calibri" w:hAnsi="Calibri" w:eastAsia="Calibri" w:cs="Calibri"/>
              </w:rPr>
              <w:t>Le programmeur appuie sur l’icône de crayon à la droite du nom de la méthode</w:t>
            </w:r>
          </w:p>
        </w:tc>
        <w:tc>
          <w:tcPr>
            <w:tcW w:w="5011"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761A6533" w14:paraId="154C84C5" w14:textId="1DD787A4">
            <w:pPr>
              <w:spacing w:line="259" w:lineRule="auto"/>
              <w:jc w:val="left"/>
              <w:rPr>
                <w:rFonts w:ascii="Calibri" w:hAnsi="Calibri" w:eastAsia="Calibri" w:cs="Calibri"/>
              </w:rPr>
            </w:pPr>
            <w:r w:rsidRPr="761A6533">
              <w:rPr>
                <w:rFonts w:ascii="Calibri" w:hAnsi="Calibri" w:eastAsia="Calibri" w:cs="Calibri"/>
              </w:rPr>
              <w:t xml:space="preserve">Le système </w:t>
            </w:r>
            <w:r w:rsidR="00EF2CD8">
              <w:rPr>
                <w:rFonts w:ascii="Calibri" w:hAnsi="Calibri" w:eastAsia="Calibri" w:cs="Calibri"/>
              </w:rPr>
              <w:t xml:space="preserve">débloque </w:t>
            </w:r>
            <w:r w:rsidR="00983C73">
              <w:rPr>
                <w:rFonts w:ascii="Calibri" w:hAnsi="Calibri" w:eastAsia="Calibri" w:cs="Calibri"/>
              </w:rPr>
              <w:t xml:space="preserve">les </w:t>
            </w:r>
            <w:r w:rsidR="00C947D3">
              <w:rPr>
                <w:rFonts w:ascii="Calibri" w:hAnsi="Calibri" w:eastAsia="Calibri" w:cs="Calibri"/>
              </w:rPr>
              <w:t>champs texte</w:t>
            </w:r>
            <w:r w:rsidR="00E540FC">
              <w:rPr>
                <w:rFonts w:ascii="Calibri" w:hAnsi="Calibri" w:eastAsia="Calibri" w:cs="Calibri"/>
              </w:rPr>
              <w:t>s</w:t>
            </w:r>
            <w:r w:rsidR="00C947D3">
              <w:rPr>
                <w:rFonts w:ascii="Calibri" w:hAnsi="Calibri" w:eastAsia="Calibri" w:cs="Calibri"/>
              </w:rPr>
              <w:t xml:space="preserve"> pour le nom et le type de retour de la méthode</w:t>
            </w:r>
            <w:r w:rsidR="00817E4D">
              <w:rPr>
                <w:rFonts w:ascii="Calibri" w:hAnsi="Calibri" w:eastAsia="Calibri" w:cs="Calibri"/>
              </w:rPr>
              <w:t xml:space="preserve"> et l</w:t>
            </w:r>
            <w:r w:rsidR="000114AB">
              <w:rPr>
                <w:rFonts w:ascii="Calibri" w:hAnsi="Calibri" w:eastAsia="Calibri" w:cs="Calibri"/>
              </w:rPr>
              <w:t>a</w:t>
            </w:r>
            <w:r w:rsidR="00817E4D">
              <w:rPr>
                <w:rFonts w:ascii="Calibri" w:hAnsi="Calibri" w:eastAsia="Calibri" w:cs="Calibri"/>
              </w:rPr>
              <w:t xml:space="preserve"> combo-box </w:t>
            </w:r>
            <w:r w:rsidR="000114AB">
              <w:rPr>
                <w:rFonts w:ascii="Calibri" w:hAnsi="Calibri" w:eastAsia="Calibri" w:cs="Calibri"/>
              </w:rPr>
              <w:t>pour la visibilité</w:t>
            </w:r>
            <w:r w:rsidR="00C947D3">
              <w:rPr>
                <w:rFonts w:ascii="Calibri" w:hAnsi="Calibri" w:eastAsia="Calibri" w:cs="Calibri"/>
              </w:rPr>
              <w:t>.</w:t>
            </w:r>
          </w:p>
          <w:p w:rsidR="761A6533" w:rsidP="761A6533" w:rsidRDefault="761A6533" w14:paraId="305203BF" w14:textId="4B5B0427">
            <w:pPr>
              <w:jc w:val="left"/>
            </w:pPr>
            <w:r w:rsidRPr="761A6533">
              <w:rPr>
                <w:rFonts w:ascii="Calibri" w:hAnsi="Calibri" w:eastAsia="Calibri" w:cs="Calibri"/>
              </w:rPr>
              <w:t xml:space="preserve"> </w:t>
            </w:r>
          </w:p>
        </w:tc>
      </w:tr>
      <w:tr w:rsidR="761A6533" w:rsidTr="002A458D" w14:paraId="5887C42E" w14:textId="77777777">
        <w:trPr>
          <w:trHeight w:val="300"/>
        </w:trPr>
        <w:tc>
          <w:tcPr>
            <w:tcW w:w="846"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761A6533" w14:paraId="60F37EDC" w14:textId="5726395B">
            <w:pPr>
              <w:jc w:val="center"/>
            </w:pPr>
            <w:r w:rsidRPr="761A6533">
              <w:rPr>
                <w:rFonts w:ascii="Calibri" w:hAnsi="Calibri" w:eastAsia="Calibri" w:cs="Calibri"/>
              </w:rPr>
              <w:t>2</w:t>
            </w:r>
          </w:p>
        </w:tc>
        <w:tc>
          <w:tcPr>
            <w:tcW w:w="2763"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00B04389" w14:paraId="489954F3" w14:textId="5F0FEC4E">
            <w:pPr>
              <w:spacing w:line="259" w:lineRule="auto"/>
              <w:jc w:val="left"/>
              <w:rPr>
                <w:rFonts w:ascii="Calibri" w:hAnsi="Calibri" w:eastAsia="Calibri" w:cs="Calibri"/>
              </w:rPr>
            </w:pPr>
            <w:r>
              <w:rPr>
                <w:rFonts w:ascii="Calibri" w:hAnsi="Calibri" w:eastAsia="Calibri" w:cs="Calibri"/>
              </w:rPr>
              <w:t>Le programmeur modifie</w:t>
            </w:r>
            <w:r w:rsidR="001B39D4">
              <w:rPr>
                <w:rFonts w:ascii="Calibri" w:hAnsi="Calibri" w:eastAsia="Calibri" w:cs="Calibri"/>
              </w:rPr>
              <w:t xml:space="preserve"> le nom de la méthode et/ou le type de retour de la méthode</w:t>
            </w:r>
            <w:r w:rsidR="00817E4D">
              <w:rPr>
                <w:rFonts w:ascii="Calibri" w:hAnsi="Calibri" w:eastAsia="Calibri" w:cs="Calibri"/>
              </w:rPr>
              <w:t xml:space="preserve"> et/ou la visibilité de la méthode</w:t>
            </w:r>
            <w:r w:rsidR="001B39D4">
              <w:rPr>
                <w:rFonts w:ascii="Calibri" w:hAnsi="Calibri" w:eastAsia="Calibri" w:cs="Calibri"/>
              </w:rPr>
              <w:t>.</w:t>
            </w:r>
            <w:r w:rsidR="003C27D5">
              <w:rPr>
                <w:rFonts w:ascii="Calibri" w:hAnsi="Calibri" w:eastAsia="Calibri" w:cs="Calibri"/>
              </w:rPr>
              <w:t xml:space="preserve"> Lorsqu’il a fini de modifier ce qu’il veut, le programmeur appui sur l’icône de crochet</w:t>
            </w:r>
            <w:r w:rsidR="0006072B">
              <w:rPr>
                <w:rFonts w:ascii="Calibri" w:hAnsi="Calibri" w:eastAsia="Calibri" w:cs="Calibri"/>
              </w:rPr>
              <w:t xml:space="preserve"> pour enregistrer les informations.</w:t>
            </w:r>
          </w:p>
        </w:tc>
        <w:tc>
          <w:tcPr>
            <w:tcW w:w="5011" w:type="dxa"/>
            <w:tcBorders>
              <w:top w:val="single" w:color="auto" w:sz="8" w:space="0"/>
              <w:left w:val="single" w:color="auto" w:sz="8" w:space="0"/>
              <w:bottom w:val="single" w:color="auto" w:sz="8" w:space="0"/>
              <w:right w:val="single" w:color="auto" w:sz="8" w:space="0"/>
            </w:tcBorders>
            <w:tcMar>
              <w:left w:w="108" w:type="dxa"/>
              <w:right w:w="108" w:type="dxa"/>
            </w:tcMar>
          </w:tcPr>
          <w:p w:rsidR="761A6533" w:rsidP="761A6533" w:rsidRDefault="004E5E39" w14:paraId="6833B7D5" w14:textId="438809BD">
            <w:pPr>
              <w:spacing w:line="259" w:lineRule="auto"/>
              <w:jc w:val="left"/>
              <w:rPr>
                <w:rFonts w:ascii="Calibri" w:hAnsi="Calibri" w:eastAsia="Calibri" w:cs="Calibri"/>
              </w:rPr>
            </w:pPr>
            <w:r>
              <w:rPr>
                <w:rFonts w:ascii="Calibri" w:hAnsi="Calibri" w:eastAsia="Calibri" w:cs="Calibri"/>
              </w:rPr>
              <w:t>Le système enregistre les nouvelles informations</w:t>
            </w:r>
            <w:r w:rsidR="00DB7571">
              <w:rPr>
                <w:rFonts w:ascii="Calibri" w:hAnsi="Calibri" w:eastAsia="Calibri" w:cs="Calibri"/>
              </w:rPr>
              <w:t xml:space="preserve"> et </w:t>
            </w:r>
            <w:r w:rsidR="00E540FC">
              <w:rPr>
                <w:rFonts w:ascii="Calibri" w:hAnsi="Calibri" w:eastAsia="Calibri" w:cs="Calibri"/>
              </w:rPr>
              <w:t>bloque les champs textes</w:t>
            </w:r>
            <w:r w:rsidR="002A458D">
              <w:rPr>
                <w:rFonts w:ascii="Calibri" w:hAnsi="Calibri" w:eastAsia="Calibri" w:cs="Calibri"/>
              </w:rPr>
              <w:t xml:space="preserve"> </w:t>
            </w:r>
            <w:r w:rsidR="000114AB">
              <w:rPr>
                <w:rFonts w:ascii="Calibri" w:hAnsi="Calibri" w:eastAsia="Calibri" w:cs="Calibri"/>
              </w:rPr>
              <w:t xml:space="preserve">et le combo-box </w:t>
            </w:r>
            <w:r w:rsidR="002A458D">
              <w:rPr>
                <w:rFonts w:ascii="Calibri" w:hAnsi="Calibri" w:eastAsia="Calibri" w:cs="Calibri"/>
              </w:rPr>
              <w:t>pour empêcher la modification.</w:t>
            </w:r>
          </w:p>
        </w:tc>
      </w:tr>
    </w:tbl>
    <w:p w:rsidR="761A6533" w:rsidRDefault="761A6533" w14:paraId="7CDFAC92" w14:textId="425DB6A1"/>
    <w:p w:rsidR="3304E217" w:rsidP="761A6533" w:rsidRDefault="3304E217" w14:paraId="259C98DE" w14:textId="20017AF5">
      <w:pPr>
        <w:pStyle w:val="Heading4"/>
        <w:rPr>
          <w:b/>
          <w:bCs/>
          <w:color w:val="0070C0"/>
        </w:rPr>
      </w:pPr>
      <w:r w:rsidRPr="761A6533">
        <w:rPr>
          <w:b/>
          <w:bCs/>
          <w:color w:val="0070C0"/>
        </w:rPr>
        <w:t>Scénarios d’exception</w:t>
      </w:r>
    </w:p>
    <w:p w:rsidR="3304E217" w:rsidRDefault="3304E217" w14:paraId="70107CA1" w14:textId="7409D826">
      <w:r>
        <w:t xml:space="preserve">   </w:t>
      </w:r>
      <w:r w:rsidR="0006072B">
        <w:t>2</w:t>
      </w:r>
      <w:r>
        <w:t xml:space="preserve">a. </w:t>
      </w:r>
      <w:r w:rsidR="00B07749">
        <w:t>Le nom de la méthode et/ou le type de retour ont plus que 255 caractères</w:t>
      </w:r>
    </w:p>
    <w:p w:rsidR="3304E217" w:rsidP="00B07749" w:rsidRDefault="00DF6488" w14:paraId="2FB8FE94" w14:textId="18649F3D">
      <w:pPr>
        <w:pStyle w:val="ListParagraph"/>
        <w:numPr>
          <w:ilvl w:val="0"/>
          <w:numId w:val="37"/>
        </w:numPr>
      </w:pPr>
      <w:r>
        <w:t xml:space="preserve">Le système affiche </w:t>
      </w:r>
      <w:r w:rsidR="00D70687">
        <w:t xml:space="preserve">un message d’erreur </w:t>
      </w:r>
      <w:r w:rsidR="00B40B13">
        <w:t xml:space="preserve">en rouge sous </w:t>
      </w:r>
      <w:r w:rsidR="00C64087">
        <w:t>le champ</w:t>
      </w:r>
      <w:r w:rsidR="00B54236">
        <w:t xml:space="preserve"> qui est en erreur </w:t>
      </w:r>
      <w:r w:rsidR="00395E50">
        <w:t>indiquant que le nombre de caractères ne peut pas être au-dessus de 255. La modification n’est pas exécutée.</w:t>
      </w:r>
    </w:p>
    <w:p w:rsidR="00DE5328" w:rsidP="00DE5328" w:rsidRDefault="00DE5328" w14:paraId="429EEBAB" w14:textId="74D3E045">
      <w:r>
        <w:t xml:space="preserve">  2b. Le nom</w:t>
      </w:r>
      <w:r w:rsidR="008D58FC">
        <w:t xml:space="preserve"> de la méthode </w:t>
      </w:r>
      <w:r w:rsidR="00C81C15">
        <w:t>et/ou le type de retour sont vides</w:t>
      </w:r>
    </w:p>
    <w:p w:rsidR="00C81C15" w:rsidP="00C81C15" w:rsidRDefault="00C81C15" w14:paraId="2EF4B24D" w14:textId="4D03D99F">
      <w:pPr>
        <w:pStyle w:val="ListParagraph"/>
        <w:numPr>
          <w:ilvl w:val="0"/>
          <w:numId w:val="38"/>
        </w:numPr>
      </w:pPr>
      <w:r>
        <w:t>Le système affiche un message d’erreur en rouge sous le champ qui est en erreur indiquant que le champ ne peut pas être vide</w:t>
      </w:r>
      <w:r w:rsidR="00D93C06">
        <w:t xml:space="preserve">. La modification n’est pas </w:t>
      </w:r>
      <w:r w:rsidR="00395E50">
        <w:t>exécutée.</w:t>
      </w:r>
    </w:p>
    <w:p w:rsidR="3304E217" w:rsidP="761A6533" w:rsidRDefault="3304E217" w14:paraId="4D73DFB8" w14:textId="58C7B38A">
      <w:pPr>
        <w:pStyle w:val="Heading4"/>
        <w:rPr>
          <w:b/>
          <w:bCs/>
          <w:color w:val="0070C0"/>
        </w:rPr>
      </w:pPr>
      <w:r w:rsidRPr="761A6533">
        <w:rPr>
          <w:b/>
          <w:bCs/>
          <w:color w:val="0070C0"/>
        </w:rPr>
        <w:t>Spécifications non fonctionnelles</w:t>
      </w:r>
    </w:p>
    <w:p w:rsidR="3304E217" w:rsidP="761A6533" w:rsidRDefault="00FA4466" w14:paraId="1319A77E" w14:textId="40905D18">
      <w:pPr>
        <w:pStyle w:val="ListParagraph"/>
        <w:numPr>
          <w:ilvl w:val="0"/>
          <w:numId w:val="1"/>
        </w:numPr>
      </w:pPr>
      <w:r>
        <w:t xml:space="preserve">Les champs de texte sont grisés </w:t>
      </w:r>
      <w:r w:rsidR="00021F03">
        <w:t>pour indiquer qu’ils ne peuvent pas être modifiées</w:t>
      </w:r>
    </w:p>
    <w:p w:rsidR="00BB1BA1" w:rsidP="00BB1BA1" w:rsidRDefault="00BB1BA1" w14:paraId="6798E21D" w14:textId="77777777">
      <w:pPr>
        <w:pStyle w:val="Heading4"/>
        <w:rPr>
          <w:b/>
          <w:color w:val="0070C0"/>
        </w:rPr>
      </w:pPr>
      <w:r w:rsidRPr="20C4F105">
        <w:rPr>
          <w:b/>
          <w:bCs/>
          <w:color w:val="0070C0"/>
        </w:rPr>
        <w:t>Prototype d’écran</w:t>
      </w:r>
    </w:p>
    <w:p w:rsidR="761A6533" w:rsidP="761A6533" w:rsidRDefault="00DC73AD" w14:paraId="21C13E74" w14:textId="7928CB3D">
      <w:r w:rsidRPr="00DC73AD">
        <w:rPr>
          <w:noProof/>
        </w:rPr>
        <w:drawing>
          <wp:inline distT="0" distB="0" distL="0" distR="0" wp14:anchorId="2D09CA43" wp14:editId="058D43C1">
            <wp:extent cx="5486400" cy="3826510"/>
            <wp:effectExtent l="0" t="0" r="0" b="2540"/>
            <wp:docPr id="1433127947" name="Image 1433127947"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7947" name="Image 1" descr="Une image contenant texte, capture d’écran, diagramme, Parallèle&#10;&#10;Description générée automatiquement"/>
                    <pic:cNvPicPr/>
                  </pic:nvPicPr>
                  <pic:blipFill>
                    <a:blip r:embed="rId23"/>
                    <a:stretch>
                      <a:fillRect/>
                    </a:stretch>
                  </pic:blipFill>
                  <pic:spPr>
                    <a:xfrm>
                      <a:off x="0" y="0"/>
                      <a:ext cx="5486400" cy="3826510"/>
                    </a:xfrm>
                    <a:prstGeom prst="rect">
                      <a:avLst/>
                    </a:prstGeom>
                  </pic:spPr>
                </pic:pic>
              </a:graphicData>
            </a:graphic>
          </wp:inline>
        </w:drawing>
      </w:r>
    </w:p>
    <w:p w:rsidR="00A25275" w:rsidP="761A6533" w:rsidRDefault="00A25275" w14:paraId="1BA18182" w14:textId="3F63C6F2">
      <w:r w:rsidRPr="00A25275">
        <w:rPr>
          <w:noProof/>
        </w:rPr>
        <w:drawing>
          <wp:inline distT="0" distB="0" distL="0" distR="0" wp14:anchorId="71D3FDAA" wp14:editId="4E3E188B">
            <wp:extent cx="5486400" cy="2394585"/>
            <wp:effectExtent l="0" t="0" r="0" b="5715"/>
            <wp:docPr id="1980407737" name="Image 198040773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737" name="Image 1" descr="Une image contenant texte, diagramme, capture d’écran, ligne&#10;&#10;Description générée automatiquement"/>
                    <pic:cNvPicPr/>
                  </pic:nvPicPr>
                  <pic:blipFill>
                    <a:blip r:embed="rId24"/>
                    <a:stretch>
                      <a:fillRect/>
                    </a:stretch>
                  </pic:blipFill>
                  <pic:spPr>
                    <a:xfrm>
                      <a:off x="0" y="0"/>
                      <a:ext cx="5486400" cy="2394585"/>
                    </a:xfrm>
                    <a:prstGeom prst="rect">
                      <a:avLst/>
                    </a:prstGeom>
                  </pic:spPr>
                </pic:pic>
              </a:graphicData>
            </a:graphic>
          </wp:inline>
        </w:drawing>
      </w:r>
    </w:p>
    <w:p w:rsidR="00B6542C" w:rsidP="7C13826B" w:rsidRDefault="00B6542C" w14:paraId="6AE4F0AD" w14:textId="77777777">
      <w:pPr>
        <w:jc w:val="left"/>
        <w:rPr>
          <w:rFonts w:ascii="Calibri Light" w:hAnsi="Calibri Light" w:eastAsia="游ゴシック Light" w:cs="Times New Roman" w:asciiTheme="majorAscii" w:hAnsiTheme="majorAscii" w:eastAsiaTheme="majorEastAsia" w:cstheme="majorBidi"/>
          <w:smallCaps w:val="1"/>
          <w:sz w:val="28"/>
          <w:szCs w:val="28"/>
        </w:rPr>
      </w:pPr>
      <w:r>
        <w:br w:type="page"/>
      </w:r>
    </w:p>
    <w:p w:rsidR="2351AF11" w:rsidP="42724A51" w:rsidRDefault="2A24CEAA" w14:paraId="580FB8A3" w14:textId="75FC4B62">
      <w:pPr>
        <w:pStyle w:val="Heading3"/>
      </w:pPr>
      <w:bookmarkStart w:name="_Toc1490536300" w:id="136902371"/>
      <w:r w:rsidR="6E31A827">
        <w:rPr/>
        <w:t>CU-02-I AJOUTER une classe</w:t>
      </w:r>
      <w:bookmarkEnd w:id="136902371"/>
      <w:r w:rsidR="6E31A827">
        <w:rPr/>
        <w:t xml:space="preserve">   </w:t>
      </w:r>
    </w:p>
    <w:p w:rsidR="2351AF11" w:rsidP="07326FF8" w:rsidRDefault="2A24CEAA" w14:paraId="0DD7A662" w14:textId="5E802A42">
      <w:r w:rsidRPr="07326FF8">
        <w:rPr>
          <w:rFonts w:ascii="Calibri" w:hAnsi="Calibri" w:eastAsia="Calibri" w:cs="Calibri"/>
        </w:rPr>
        <w:t xml:space="preserve"> </w:t>
      </w:r>
    </w:p>
    <w:p w:rsidR="2351AF11" w:rsidP="07326FF8" w:rsidRDefault="2A24CEAA" w14:paraId="2A07694D" w14:textId="015D269A">
      <w:r w:rsidRPr="07326FF8">
        <w:rPr>
          <w:rFonts w:ascii="Calibri Light" w:hAnsi="Calibri Light" w:eastAsia="Calibri Light" w:cs="Calibri Light"/>
          <w:b/>
          <w:bCs/>
          <w:caps/>
          <w:color w:val="0070C0"/>
        </w:rPr>
        <w:t>FICHE DESCRIPTIVE</w:t>
      </w:r>
      <w:r w:rsidRPr="07326FF8">
        <w:rPr>
          <w:rFonts w:ascii="Calibri Light" w:hAnsi="Calibri Light" w:eastAsia="Calibri Light" w:cs="Calibri Light"/>
          <w:caps/>
          <w:color w:val="0070C0"/>
        </w:rPr>
        <w:t xml:space="preserve"> </w:t>
      </w:r>
    </w:p>
    <w:p w:rsidR="2351AF11" w:rsidP="00575C08" w:rsidRDefault="2A24CEAA" w14:paraId="040B2D4C" w14:textId="75D219A4">
      <w:pPr>
        <w:jc w:val="left"/>
      </w:pPr>
      <w:r w:rsidRPr="07326FF8">
        <w:rPr>
          <w:rFonts w:ascii="Calibri" w:hAnsi="Calibri" w:eastAsia="Calibri" w:cs="Calibri"/>
          <w:b/>
          <w:bCs/>
        </w:rPr>
        <w:t>Code :</w:t>
      </w:r>
      <w:r w:rsidRPr="07326FF8">
        <w:rPr>
          <w:rFonts w:ascii="Calibri" w:hAnsi="Calibri" w:eastAsia="Calibri" w:cs="Calibri"/>
        </w:rPr>
        <w:t xml:space="preserve">                  CU-02-I </w:t>
      </w:r>
      <w:r w:rsidR="2351AF11">
        <w:br/>
      </w:r>
      <w:r w:rsidRPr="07326FF8">
        <w:rPr>
          <w:rFonts w:ascii="Calibri" w:hAnsi="Calibri" w:eastAsia="Calibri" w:cs="Calibri"/>
          <w:b/>
          <w:bCs/>
        </w:rPr>
        <w:t>Nom :</w:t>
      </w:r>
      <w:r w:rsidRPr="07326FF8">
        <w:rPr>
          <w:rFonts w:ascii="Calibri" w:hAnsi="Calibri" w:eastAsia="Calibri" w:cs="Calibri"/>
        </w:rPr>
        <w:t xml:space="preserve"> </w:t>
      </w:r>
      <w:r w:rsidR="2351AF11">
        <w:tab/>
      </w:r>
      <w:r w:rsidR="2351AF11">
        <w:tab/>
      </w:r>
      <w:r w:rsidRPr="07326FF8">
        <w:rPr>
          <w:rFonts w:ascii="Calibri" w:hAnsi="Calibri" w:eastAsia="Calibri" w:cs="Calibri"/>
        </w:rPr>
        <w:t xml:space="preserve">Ajouter une classe   </w:t>
      </w:r>
      <w:r w:rsidR="2351AF11">
        <w:br/>
      </w:r>
      <w:r w:rsidRPr="07326FF8">
        <w:rPr>
          <w:rFonts w:ascii="Calibri" w:hAnsi="Calibri" w:eastAsia="Calibri" w:cs="Calibri"/>
          <w:b/>
          <w:bCs/>
        </w:rPr>
        <w:t>Introduit</w:t>
      </w:r>
      <w:r w:rsidRPr="07326FF8">
        <w:rPr>
          <w:rFonts w:ascii="Calibri" w:hAnsi="Calibri" w:eastAsia="Calibri" w:cs="Calibri"/>
        </w:rPr>
        <w:t> </w:t>
      </w:r>
      <w:r w:rsidRPr="07326FF8">
        <w:rPr>
          <w:rFonts w:ascii="Calibri" w:hAnsi="Calibri" w:eastAsia="Calibri" w:cs="Calibri"/>
          <w:b/>
          <w:bCs/>
        </w:rPr>
        <w:t>:</w:t>
      </w:r>
      <w:r w:rsidRPr="07326FF8">
        <w:rPr>
          <w:rFonts w:ascii="Calibri" w:hAnsi="Calibri" w:eastAsia="Calibri" w:cs="Calibri"/>
        </w:rPr>
        <w:t xml:space="preserve">  </w:t>
      </w:r>
      <w:r w:rsidR="2351AF11">
        <w:tab/>
      </w:r>
      <w:r w:rsidRPr="07326FF8">
        <w:rPr>
          <w:rFonts w:ascii="Calibri" w:hAnsi="Calibri" w:eastAsia="Calibri" w:cs="Calibri"/>
        </w:rPr>
        <w:t xml:space="preserve">0.0.1 </w:t>
      </w:r>
      <w:r w:rsidR="2351AF11">
        <w:br/>
      </w:r>
      <w:r w:rsidRPr="07326FF8">
        <w:rPr>
          <w:rFonts w:ascii="Calibri" w:hAnsi="Calibri" w:eastAsia="Calibri" w:cs="Calibri"/>
          <w:b/>
          <w:bCs/>
        </w:rPr>
        <w:t>Auteur :</w:t>
      </w:r>
      <w:r w:rsidR="2351AF11">
        <w:tab/>
      </w:r>
      <w:r w:rsidRPr="07326FF8">
        <w:rPr>
          <w:rFonts w:ascii="Calibri" w:hAnsi="Calibri" w:eastAsia="Calibri" w:cs="Calibri"/>
          <w:b/>
          <w:bCs/>
        </w:rPr>
        <w:t>Clément Provencher</w:t>
      </w:r>
      <w:r w:rsidRPr="07326FF8">
        <w:rPr>
          <w:rFonts w:ascii="Calibri" w:hAnsi="Calibri" w:eastAsia="Calibri" w:cs="Calibri"/>
        </w:rPr>
        <w:t xml:space="preserve"> </w:t>
      </w:r>
      <w:r w:rsidR="2351AF11">
        <w:br/>
      </w:r>
      <w:r w:rsidRPr="07326FF8">
        <w:rPr>
          <w:rFonts w:ascii="Calibri" w:hAnsi="Calibri" w:eastAsia="Calibri" w:cs="Calibri"/>
        </w:rPr>
        <w:t xml:space="preserve">  </w:t>
      </w:r>
    </w:p>
    <w:p w:rsidR="2351AF11" w:rsidP="07326FF8" w:rsidRDefault="2A24CEAA" w14:paraId="7E800EC7" w14:textId="50781C6B">
      <w:r w:rsidRPr="07326FF8">
        <w:rPr>
          <w:rFonts w:ascii="Calibri Light" w:hAnsi="Calibri Light" w:eastAsia="Calibri Light" w:cs="Calibri Light"/>
          <w:b/>
          <w:bCs/>
          <w:caps/>
          <w:color w:val="0070C0"/>
        </w:rPr>
        <w:t>ACTEURS</w:t>
      </w:r>
      <w:r w:rsidRPr="07326FF8">
        <w:rPr>
          <w:rFonts w:ascii="Calibri Light" w:hAnsi="Calibri Light" w:eastAsia="Calibri Light" w:cs="Calibri Light"/>
          <w:caps/>
          <w:color w:val="0070C0"/>
        </w:rPr>
        <w:t xml:space="preserve"> </w:t>
      </w:r>
    </w:p>
    <w:p w:rsidR="2351AF11" w:rsidP="07326FF8" w:rsidRDefault="2A24CEAA" w14:paraId="38D74F85" w14:textId="511E8435">
      <w:r w:rsidRPr="07326FF8">
        <w:rPr>
          <w:rFonts w:ascii="Calibri" w:hAnsi="Calibri" w:eastAsia="Calibri" w:cs="Calibri"/>
          <w:b/>
          <w:bCs/>
        </w:rPr>
        <w:t>Primaire :  Programmeur</w:t>
      </w:r>
      <w:r w:rsidRPr="07326FF8">
        <w:rPr>
          <w:rFonts w:ascii="Calibri" w:hAnsi="Calibri" w:eastAsia="Calibri" w:cs="Calibri"/>
        </w:rPr>
        <w:t xml:space="preserve"> </w:t>
      </w:r>
    </w:p>
    <w:p w:rsidR="2351AF11" w:rsidP="07326FF8" w:rsidRDefault="2A24CEAA" w14:paraId="0B008810" w14:textId="77777777">
      <w:r w:rsidRPr="07326FF8">
        <w:rPr>
          <w:rFonts w:ascii="Calibri Light" w:hAnsi="Calibri Light" w:eastAsia="Calibri Light" w:cs="Calibri Light"/>
          <w:b/>
          <w:bCs/>
          <w:caps/>
          <w:color w:val="0070C0"/>
        </w:rPr>
        <w:t>DÉCLENCHEUR</w:t>
      </w:r>
      <w:r w:rsidRPr="07326FF8">
        <w:rPr>
          <w:rFonts w:ascii="Calibri Light" w:hAnsi="Calibri Light" w:eastAsia="Calibri Light" w:cs="Calibri Light"/>
          <w:caps/>
          <w:color w:val="0070C0"/>
        </w:rPr>
        <w:t xml:space="preserve"> </w:t>
      </w:r>
    </w:p>
    <w:p w:rsidR="00322ED5" w:rsidP="00322ED5" w:rsidRDefault="00322ED5" w14:paraId="2E708C61" w14:textId="77777777">
      <w:pPr>
        <w:pStyle w:val="ListParagraph"/>
        <w:numPr>
          <w:ilvl w:val="0"/>
          <w:numId w:val="23"/>
        </w:numPr>
        <w:spacing w:after="0"/>
      </w:pPr>
      <w:r w:rsidRPr="07326FF8">
        <w:t xml:space="preserve">Le programmeur appuie sur le bouton « Classe » dans l’onglet « Ajouter » </w:t>
      </w:r>
    </w:p>
    <w:p w:rsidR="0002670C" w:rsidP="0002670C" w:rsidRDefault="0002670C" w14:paraId="3BF8D41F" w14:textId="77777777">
      <w:pPr>
        <w:pStyle w:val="ListParagraph"/>
        <w:spacing w:after="0"/>
      </w:pPr>
    </w:p>
    <w:p w:rsidR="2351AF11" w:rsidP="07326FF8" w:rsidRDefault="2A24CEAA" w14:paraId="72E8E930" w14:textId="7BAE1A8E">
      <w:r w:rsidRPr="07326FF8">
        <w:rPr>
          <w:rFonts w:ascii="Calibri Light" w:hAnsi="Calibri Light" w:eastAsia="Calibri Light" w:cs="Calibri Light"/>
          <w:b/>
          <w:bCs/>
          <w:caps/>
          <w:color w:val="0070C0"/>
        </w:rPr>
        <w:t>PRÉCONDITIONS</w:t>
      </w:r>
      <w:r w:rsidRPr="07326FF8">
        <w:rPr>
          <w:rFonts w:ascii="Calibri Light" w:hAnsi="Calibri Light" w:eastAsia="Calibri Light" w:cs="Calibri Light"/>
          <w:caps/>
          <w:color w:val="0070C0"/>
        </w:rPr>
        <w:t xml:space="preserve"> </w:t>
      </w:r>
    </w:p>
    <w:p w:rsidR="2351AF11" w:rsidP="008C67AB" w:rsidRDefault="2A24CEAA" w14:paraId="02A4F08D" w14:textId="6B9DFDAB">
      <w:pPr>
        <w:pStyle w:val="ListParagraph"/>
        <w:numPr>
          <w:ilvl w:val="0"/>
          <w:numId w:val="22"/>
        </w:numPr>
        <w:spacing w:after="0"/>
      </w:pPr>
      <w:r w:rsidRPr="07326FF8">
        <w:t>Un projet doit être ouvert</w:t>
      </w:r>
    </w:p>
    <w:p w:rsidR="2351AF11" w:rsidP="008C67AB" w:rsidRDefault="2A24CEAA" w14:paraId="70258F94" w14:textId="6C777142">
      <w:pPr>
        <w:pStyle w:val="ListParagraph"/>
        <w:numPr>
          <w:ilvl w:val="0"/>
          <w:numId w:val="22"/>
        </w:numPr>
        <w:spacing w:after="0"/>
      </w:pPr>
      <w:r w:rsidRPr="07326FF8">
        <w:t>Aucune autre fenêtre contextuelle ne doit être ouverte</w:t>
      </w:r>
    </w:p>
    <w:p w:rsidR="00B532F5" w:rsidP="00B532F5" w:rsidRDefault="00B532F5" w14:paraId="59694266" w14:textId="77777777">
      <w:pPr>
        <w:spacing w:after="0"/>
        <w:ind w:left="360"/>
      </w:pPr>
    </w:p>
    <w:p w:rsidR="2351AF11" w:rsidP="07326FF8" w:rsidRDefault="2A24CEAA" w14:paraId="11062B19" w14:textId="713E3054">
      <w:r w:rsidRPr="07326FF8">
        <w:rPr>
          <w:rFonts w:ascii="Calibri Light" w:hAnsi="Calibri Light" w:eastAsia="Calibri Light" w:cs="Calibri Light"/>
          <w:b/>
          <w:bCs/>
          <w:caps/>
          <w:color w:val="0070C0"/>
        </w:rPr>
        <w:t>POSTCONDITIONS</w:t>
      </w:r>
      <w:r w:rsidRPr="07326FF8">
        <w:rPr>
          <w:rFonts w:ascii="Calibri Light" w:hAnsi="Calibri Light" w:eastAsia="Calibri Light" w:cs="Calibri Light"/>
          <w:caps/>
          <w:color w:val="0070C0"/>
        </w:rPr>
        <w:t xml:space="preserve"> </w:t>
      </w:r>
    </w:p>
    <w:p w:rsidR="2351AF11" w:rsidP="008C67AB" w:rsidRDefault="2A24CEAA" w14:paraId="4F335FE2" w14:textId="725D1BFF">
      <w:pPr>
        <w:pStyle w:val="ListParagraph"/>
        <w:numPr>
          <w:ilvl w:val="0"/>
          <w:numId w:val="21"/>
        </w:numPr>
        <w:spacing w:after="0"/>
      </w:pPr>
      <w:r w:rsidRPr="07326FF8">
        <w:t>Une classe doit être ajoutée à la liste de classes dans la barre de gauche, et la nouvelle classe doit se sélectionner automatiquement</w:t>
      </w:r>
    </w:p>
    <w:p w:rsidR="00B532F5" w:rsidP="00B532F5" w:rsidRDefault="2A24CEAA" w14:paraId="405BD4BB" w14:textId="3000C5C3">
      <w:pPr>
        <w:pStyle w:val="ListParagraph"/>
        <w:numPr>
          <w:ilvl w:val="0"/>
          <w:numId w:val="21"/>
        </w:numPr>
        <w:spacing w:after="0"/>
      </w:pPr>
      <w:r w:rsidRPr="07326FF8">
        <w:t>Si la classe ajoutée implémente des interfaces, les méthodes de l’interface sont déjà ajoutées</w:t>
      </w:r>
    </w:p>
    <w:p w:rsidR="00B532F5" w:rsidP="00B532F5" w:rsidRDefault="00B532F5" w14:paraId="759CF694" w14:textId="77777777">
      <w:pPr>
        <w:spacing w:after="0"/>
        <w:ind w:left="360"/>
      </w:pPr>
    </w:p>
    <w:p w:rsidR="2351AF11" w:rsidP="07326FF8" w:rsidRDefault="2A24CEAA" w14:paraId="5829614B" w14:textId="181AE339">
      <w:r w:rsidRPr="07326FF8">
        <w:rPr>
          <w:rFonts w:ascii="Calibri Light" w:hAnsi="Calibri Light" w:eastAsia="Calibri Light" w:cs="Calibri Light"/>
          <w:b/>
          <w:bCs/>
          <w:caps/>
          <w:color w:val="0070C0"/>
        </w:rPr>
        <w:t>SCÉNARIO NOMINAL</w:t>
      </w:r>
      <w:r w:rsidRPr="07326FF8">
        <w:rPr>
          <w:rFonts w:ascii="Calibri Light" w:hAnsi="Calibri Light" w:eastAsia="Calibri Light" w:cs="Calibri Light"/>
          <w:caps/>
          <w:color w:val="0070C0"/>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2760"/>
        <w:gridCol w:w="5025"/>
      </w:tblGrid>
      <w:tr w:rsidR="07326FF8" w:rsidTr="07326FF8" w14:paraId="3D30BED8"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7326FF8" w:rsidP="07326FF8" w:rsidRDefault="07326FF8" w14:paraId="320FAC28" w14:textId="319ED92B">
            <w:pPr>
              <w:spacing w:after="0"/>
            </w:pPr>
            <w:r w:rsidRPr="07326FF8">
              <w:rPr>
                <w:rFonts w:ascii="Calibri" w:hAnsi="Calibri" w:eastAsia="Calibri" w:cs="Calibri"/>
                <w:b/>
                <w:bCs/>
              </w:rPr>
              <w:t>Étape</w:t>
            </w:r>
            <w:r w:rsidRPr="07326FF8">
              <w:rPr>
                <w:rFonts w:ascii="Calibri" w:hAnsi="Calibri" w:eastAsia="Calibri" w:cs="Calibri"/>
              </w:rPr>
              <w:t xml:space="preserve"> </w:t>
            </w:r>
          </w:p>
        </w:tc>
        <w:tc>
          <w:tcPr>
            <w:tcW w:w="2760" w:type="dxa"/>
            <w:tcBorders>
              <w:top w:val="single" w:color="auto" w:sz="8" w:space="0"/>
              <w:left w:val="single" w:color="auto" w:sz="8" w:space="0"/>
              <w:bottom w:val="single" w:color="auto" w:sz="8" w:space="0"/>
              <w:right w:val="single" w:color="auto" w:sz="8" w:space="0"/>
            </w:tcBorders>
          </w:tcPr>
          <w:p w:rsidR="07326FF8" w:rsidP="07326FF8" w:rsidRDefault="07326FF8" w14:paraId="3583435D" w14:textId="41594FCA">
            <w:pPr>
              <w:spacing w:after="0"/>
            </w:pPr>
            <w:r w:rsidRPr="07326FF8">
              <w:rPr>
                <w:rFonts w:ascii="Calibri" w:hAnsi="Calibri" w:eastAsia="Calibri" w:cs="Calibri"/>
                <w:b/>
                <w:bCs/>
              </w:rPr>
              <w:t>Action de la personne actrice principale</w:t>
            </w:r>
            <w:r w:rsidRPr="07326FF8">
              <w:rPr>
                <w:rFonts w:ascii="Calibri" w:hAnsi="Calibri" w:eastAsia="Calibri" w:cs="Calibri"/>
              </w:rPr>
              <w:t xml:space="preserve"> </w:t>
            </w:r>
          </w:p>
        </w:tc>
        <w:tc>
          <w:tcPr>
            <w:tcW w:w="5025" w:type="dxa"/>
            <w:tcBorders>
              <w:top w:val="single" w:color="auto" w:sz="8" w:space="0"/>
              <w:left w:val="single" w:color="auto" w:sz="8" w:space="0"/>
              <w:bottom w:val="single" w:color="auto" w:sz="8" w:space="0"/>
              <w:right w:val="single" w:color="auto" w:sz="8" w:space="0"/>
            </w:tcBorders>
          </w:tcPr>
          <w:p w:rsidR="07326FF8" w:rsidP="07326FF8" w:rsidRDefault="07326FF8" w14:paraId="4BDC4C36" w14:textId="5C0F1E88">
            <w:pPr>
              <w:spacing w:after="0"/>
            </w:pPr>
            <w:r w:rsidRPr="07326FF8">
              <w:rPr>
                <w:rFonts w:ascii="Calibri" w:hAnsi="Calibri" w:eastAsia="Calibri" w:cs="Calibri"/>
                <w:b/>
                <w:bCs/>
              </w:rPr>
              <w:t>Réponse du système</w:t>
            </w:r>
            <w:r w:rsidRPr="07326FF8">
              <w:rPr>
                <w:rFonts w:ascii="Calibri" w:hAnsi="Calibri" w:eastAsia="Calibri" w:cs="Calibri"/>
              </w:rPr>
              <w:t xml:space="preserve"> </w:t>
            </w:r>
          </w:p>
        </w:tc>
      </w:tr>
      <w:tr w:rsidR="07326FF8" w:rsidTr="07326FF8" w14:paraId="4361DDCD"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7326FF8" w:rsidP="07326FF8" w:rsidRDefault="07326FF8" w14:paraId="258325A0" w14:textId="59A2BB78">
            <w:pPr>
              <w:spacing w:after="0"/>
              <w:jc w:val="center"/>
            </w:pPr>
            <w:r w:rsidRPr="07326FF8">
              <w:rPr>
                <w:rFonts w:ascii="Calibri" w:hAnsi="Calibri" w:eastAsia="Calibri" w:cs="Calibri"/>
              </w:rPr>
              <w:t xml:space="preserve">1 </w:t>
            </w:r>
          </w:p>
        </w:tc>
        <w:tc>
          <w:tcPr>
            <w:tcW w:w="2760" w:type="dxa"/>
            <w:tcBorders>
              <w:top w:val="single" w:color="auto" w:sz="8" w:space="0"/>
              <w:left w:val="single" w:color="auto" w:sz="8" w:space="0"/>
              <w:bottom w:val="single" w:color="auto" w:sz="8" w:space="0"/>
              <w:right w:val="single" w:color="auto" w:sz="8" w:space="0"/>
            </w:tcBorders>
          </w:tcPr>
          <w:p w:rsidR="07326FF8" w:rsidP="07326FF8" w:rsidRDefault="07326FF8" w14:paraId="3365C611" w14:textId="5779F758">
            <w:pPr>
              <w:spacing w:after="0"/>
            </w:pPr>
            <w:r w:rsidRPr="07326FF8">
              <w:rPr>
                <w:rFonts w:ascii="Calibri" w:hAnsi="Calibri" w:eastAsia="Calibri" w:cs="Calibri"/>
              </w:rPr>
              <w:t xml:space="preserve">Le programmeur appuie sur le bouton « Classe » dans l’onglet « Ajouter ». </w:t>
            </w:r>
          </w:p>
        </w:tc>
        <w:tc>
          <w:tcPr>
            <w:tcW w:w="5025" w:type="dxa"/>
            <w:tcBorders>
              <w:top w:val="single" w:color="auto" w:sz="8" w:space="0"/>
              <w:left w:val="single" w:color="auto" w:sz="8" w:space="0"/>
              <w:bottom w:val="single" w:color="auto" w:sz="8" w:space="0"/>
              <w:right w:val="single" w:color="auto" w:sz="8" w:space="0"/>
            </w:tcBorders>
          </w:tcPr>
          <w:p w:rsidR="07326FF8" w:rsidP="07326FF8" w:rsidRDefault="07326FF8" w14:paraId="675CA7D9" w14:textId="7F7BA6C1">
            <w:pPr>
              <w:spacing w:after="0"/>
            </w:pPr>
            <w:r w:rsidRPr="07326FF8">
              <w:rPr>
                <w:rFonts w:ascii="Calibri" w:hAnsi="Calibri" w:eastAsia="Calibri" w:cs="Calibri"/>
              </w:rPr>
              <w:t>Le système affiche une fenêtre contextuelle pour l’ajout d’une nouvelle classe</w:t>
            </w:r>
          </w:p>
          <w:p w:rsidR="07326FF8" w:rsidP="07326FF8" w:rsidRDefault="07326FF8" w14:paraId="42A41DDA" w14:textId="2692FF6D">
            <w:pPr>
              <w:spacing w:after="0"/>
            </w:pPr>
            <w:r w:rsidRPr="07326FF8">
              <w:rPr>
                <w:rFonts w:ascii="Calibri" w:hAnsi="Calibri" w:eastAsia="Calibri" w:cs="Calibri"/>
              </w:rPr>
              <w:t xml:space="preserve">  </w:t>
            </w:r>
          </w:p>
        </w:tc>
      </w:tr>
      <w:tr w:rsidR="07326FF8" w:rsidTr="07326FF8" w14:paraId="0A8EBAEA"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7326FF8" w:rsidP="07326FF8" w:rsidRDefault="07326FF8" w14:paraId="3AA5C124" w14:textId="6D2AE9B9">
            <w:pPr>
              <w:spacing w:after="0"/>
              <w:jc w:val="center"/>
            </w:pPr>
            <w:r w:rsidRPr="07326FF8">
              <w:rPr>
                <w:rFonts w:ascii="Calibri" w:hAnsi="Calibri" w:eastAsia="Calibri" w:cs="Calibri"/>
              </w:rPr>
              <w:t xml:space="preserve">2 </w:t>
            </w:r>
          </w:p>
        </w:tc>
        <w:tc>
          <w:tcPr>
            <w:tcW w:w="2760" w:type="dxa"/>
            <w:tcBorders>
              <w:top w:val="single" w:color="auto" w:sz="8" w:space="0"/>
              <w:left w:val="single" w:color="auto" w:sz="8" w:space="0"/>
              <w:bottom w:val="single" w:color="auto" w:sz="8" w:space="0"/>
              <w:right w:val="single" w:color="auto" w:sz="8" w:space="0"/>
            </w:tcBorders>
          </w:tcPr>
          <w:p w:rsidR="07326FF8" w:rsidP="07326FF8" w:rsidRDefault="07326FF8" w14:paraId="0EC8FEDE" w14:textId="2F7B20B0">
            <w:pPr>
              <w:spacing w:after="0"/>
            </w:pPr>
            <w:r w:rsidRPr="07326FF8">
              <w:rPr>
                <w:rFonts w:ascii="Calibri" w:hAnsi="Calibri" w:eastAsia="Calibri" w:cs="Calibri"/>
              </w:rPr>
              <w:t>Le programmeur entre le nom de la classe dans le champ prévu à cet effet</w:t>
            </w:r>
          </w:p>
          <w:p w:rsidR="07326FF8" w:rsidP="07326FF8" w:rsidRDefault="07326FF8" w14:paraId="754E2412" w14:textId="55D72BFF">
            <w:pPr>
              <w:spacing w:after="0"/>
            </w:pPr>
            <w:r w:rsidRPr="07326FF8">
              <w:rPr>
                <w:rFonts w:ascii="Calibri" w:hAnsi="Calibri" w:eastAsia="Calibri" w:cs="Calibri"/>
              </w:rPr>
              <w:t xml:space="preserve"> </w:t>
            </w:r>
          </w:p>
        </w:tc>
        <w:tc>
          <w:tcPr>
            <w:tcW w:w="5025" w:type="dxa"/>
            <w:tcBorders>
              <w:top w:val="single" w:color="auto" w:sz="8" w:space="0"/>
              <w:left w:val="single" w:color="auto" w:sz="8" w:space="0"/>
              <w:bottom w:val="single" w:color="auto" w:sz="8" w:space="0"/>
              <w:right w:val="single" w:color="auto" w:sz="8" w:space="0"/>
            </w:tcBorders>
          </w:tcPr>
          <w:p w:rsidR="07326FF8" w:rsidP="07326FF8" w:rsidRDefault="00705641" w14:paraId="30FBC819" w14:textId="5B428DA5">
            <w:pPr>
              <w:spacing w:after="0"/>
            </w:pPr>
            <w:r>
              <w:rPr>
                <w:rFonts w:ascii="Calibri" w:hAnsi="Calibri" w:eastAsia="Calibri" w:cs="Calibri"/>
              </w:rPr>
              <w:t>Le champs affiche le nom que le programmeur est en train d’entrer</w:t>
            </w:r>
          </w:p>
        </w:tc>
      </w:tr>
      <w:tr w:rsidR="07326FF8" w:rsidTr="07326FF8" w14:paraId="33C754F4"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7326FF8" w:rsidP="07326FF8" w:rsidRDefault="07326FF8" w14:paraId="255CB8D8" w14:textId="46B7DDEA">
            <w:pPr>
              <w:spacing w:after="0"/>
              <w:jc w:val="center"/>
            </w:pPr>
            <w:r w:rsidRPr="07326FF8">
              <w:rPr>
                <w:rFonts w:ascii="Calibri" w:hAnsi="Calibri" w:eastAsia="Calibri" w:cs="Calibri"/>
              </w:rPr>
              <w:t>3</w:t>
            </w:r>
          </w:p>
        </w:tc>
        <w:tc>
          <w:tcPr>
            <w:tcW w:w="2760" w:type="dxa"/>
            <w:tcBorders>
              <w:top w:val="single" w:color="auto" w:sz="8" w:space="0"/>
              <w:left w:val="single" w:color="auto" w:sz="8" w:space="0"/>
              <w:bottom w:val="single" w:color="auto" w:sz="8" w:space="0"/>
              <w:right w:val="single" w:color="auto" w:sz="8" w:space="0"/>
            </w:tcBorders>
          </w:tcPr>
          <w:p w:rsidR="07326FF8" w:rsidP="07326FF8" w:rsidRDefault="07326FF8" w14:paraId="57D3E55A" w14:textId="628854F9">
            <w:pPr>
              <w:spacing w:after="0"/>
            </w:pPr>
            <w:r w:rsidRPr="07326FF8">
              <w:rPr>
                <w:rFonts w:ascii="Calibri" w:hAnsi="Calibri" w:eastAsia="Calibri" w:cs="Calibri"/>
              </w:rPr>
              <w:t>Le programmeur appuie sur le bouton « Ajouter la classe »</w:t>
            </w:r>
          </w:p>
        </w:tc>
        <w:tc>
          <w:tcPr>
            <w:tcW w:w="5025" w:type="dxa"/>
            <w:tcBorders>
              <w:top w:val="single" w:color="auto" w:sz="8" w:space="0"/>
              <w:left w:val="single" w:color="auto" w:sz="8" w:space="0"/>
              <w:bottom w:val="single" w:color="auto" w:sz="8" w:space="0"/>
              <w:right w:val="single" w:color="auto" w:sz="8" w:space="0"/>
            </w:tcBorders>
          </w:tcPr>
          <w:p w:rsidR="07326FF8" w:rsidP="07326FF8" w:rsidRDefault="07326FF8" w14:paraId="2EB4CDEC" w14:textId="1F7C063E">
            <w:pPr>
              <w:spacing w:after="0"/>
            </w:pPr>
            <w:r w:rsidRPr="07326FF8">
              <w:rPr>
                <w:rFonts w:ascii="Calibri" w:hAnsi="Calibri" w:eastAsia="Calibri" w:cs="Calibri"/>
              </w:rPr>
              <w:t>La classe est générée puis ajoutée à la liste de classe à gauche de l’écran.</w:t>
            </w:r>
          </w:p>
          <w:p w:rsidR="07326FF8" w:rsidP="07326FF8" w:rsidRDefault="07326FF8" w14:paraId="13989CCE" w14:textId="3ABD9A52">
            <w:pPr>
              <w:spacing w:after="0"/>
            </w:pPr>
            <w:r w:rsidRPr="07326FF8">
              <w:rPr>
                <w:rFonts w:ascii="Calibri" w:hAnsi="Calibri" w:eastAsia="Calibri" w:cs="Calibri"/>
              </w:rPr>
              <w:t>La fenêtre contextuelle se ferme ensuite et la nouvelle classe est sélectionnée</w:t>
            </w:r>
          </w:p>
        </w:tc>
      </w:tr>
    </w:tbl>
    <w:p w:rsidR="2351AF11" w:rsidP="07326FF8" w:rsidRDefault="2A24CEAA" w14:paraId="459C9398" w14:textId="2CD82817">
      <w:r w:rsidRPr="07326FF8">
        <w:rPr>
          <w:rFonts w:ascii="Calibri" w:hAnsi="Calibri" w:eastAsia="Calibri" w:cs="Calibri"/>
        </w:rPr>
        <w:t xml:space="preserve"> </w:t>
      </w:r>
    </w:p>
    <w:p w:rsidR="2351AF11" w:rsidP="07326FF8" w:rsidRDefault="2A24CEAA" w14:paraId="7726CA13" w14:textId="3F0321F4">
      <w:r w:rsidRPr="07326FF8">
        <w:rPr>
          <w:rFonts w:ascii="Calibri Light" w:hAnsi="Calibri Light" w:eastAsia="Calibri Light" w:cs="Calibri Light"/>
          <w:b/>
          <w:bCs/>
          <w:caps/>
          <w:color w:val="0070C0"/>
        </w:rPr>
        <w:t>SCÉNARIOS D’EXTENSION</w:t>
      </w:r>
      <w:r w:rsidRPr="07326FF8">
        <w:rPr>
          <w:rFonts w:ascii="Calibri Light" w:hAnsi="Calibri Light" w:eastAsia="Calibri Light" w:cs="Calibri Light"/>
          <w:caps/>
          <w:color w:val="0070C0"/>
        </w:rPr>
        <w:t xml:space="preserve"> </w:t>
      </w:r>
    </w:p>
    <w:p w:rsidR="2351AF11" w:rsidP="07326FF8" w:rsidRDefault="2A24CEAA" w14:paraId="1F3114DA" w14:textId="64C1A131">
      <w:r w:rsidRPr="07326FF8">
        <w:rPr>
          <w:rFonts w:ascii="Calibri" w:hAnsi="Calibri" w:eastAsia="Calibri" w:cs="Calibri"/>
        </w:rPr>
        <w:t xml:space="preserve">   2a. Le programmeur clique sur le bouton « Ajouter un héritage »</w:t>
      </w:r>
    </w:p>
    <w:p w:rsidR="2351AF11" w:rsidP="008C67AB" w:rsidRDefault="2A24CEAA" w14:paraId="1D90A52B" w14:textId="4900BF41">
      <w:pPr>
        <w:pStyle w:val="ListParagraph"/>
        <w:numPr>
          <w:ilvl w:val="0"/>
          <w:numId w:val="20"/>
        </w:numPr>
        <w:spacing w:after="0"/>
        <w:rPr>
          <w:b/>
          <w:bCs/>
        </w:rPr>
      </w:pPr>
      <w:r w:rsidRPr="07326FF8">
        <w:t xml:space="preserve">Ceci lance le </w:t>
      </w:r>
      <w:r w:rsidRPr="07326FF8">
        <w:rPr>
          <w:b/>
          <w:bCs/>
        </w:rPr>
        <w:t>CU-02-V</w:t>
      </w:r>
    </w:p>
    <w:p w:rsidR="2351AF11" w:rsidP="008C67AB" w:rsidRDefault="2A24CEAA" w14:paraId="5B316B38" w14:textId="6BD573A0">
      <w:pPr>
        <w:pStyle w:val="ListParagraph"/>
        <w:numPr>
          <w:ilvl w:val="0"/>
          <w:numId w:val="20"/>
        </w:numPr>
        <w:spacing w:after="0"/>
      </w:pPr>
      <w:r w:rsidRPr="07326FF8">
        <w:t>La classe héritée est affichée sous le bouton précédemment cliqué pour indiquer quelle classe est héritée en ce moment</w:t>
      </w:r>
    </w:p>
    <w:p w:rsidR="2351AF11" w:rsidP="07326FF8" w:rsidRDefault="2A24CEAA" w14:paraId="79BC1743" w14:textId="1D28FBAD">
      <w:r w:rsidRPr="07326FF8">
        <w:rPr>
          <w:rFonts w:ascii="Calibri" w:hAnsi="Calibri" w:eastAsia="Calibri" w:cs="Calibri"/>
        </w:rPr>
        <w:t xml:space="preserve">  2b. Le programmeur clique sur le bouton « Ajouter une implémentation »</w:t>
      </w:r>
    </w:p>
    <w:p w:rsidR="2351AF11" w:rsidP="008C67AB" w:rsidRDefault="2A24CEAA" w14:paraId="2D16C16D" w14:textId="2FA5EDB5">
      <w:pPr>
        <w:pStyle w:val="ListParagraph"/>
        <w:numPr>
          <w:ilvl w:val="0"/>
          <w:numId w:val="19"/>
        </w:numPr>
        <w:spacing w:after="0"/>
        <w:rPr>
          <w:b/>
          <w:bCs/>
        </w:rPr>
      </w:pPr>
      <w:r w:rsidRPr="07326FF8">
        <w:t xml:space="preserve">Ceci lance le </w:t>
      </w:r>
      <w:r w:rsidRPr="07326FF8">
        <w:rPr>
          <w:b/>
          <w:bCs/>
        </w:rPr>
        <w:t>CU-03-I</w:t>
      </w:r>
    </w:p>
    <w:p w:rsidR="2351AF11" w:rsidP="00322ED5" w:rsidRDefault="2A24CEAA" w14:paraId="04F09B17" w14:textId="6E1AE6E5">
      <w:pPr>
        <w:pStyle w:val="ListParagraph"/>
        <w:numPr>
          <w:ilvl w:val="0"/>
          <w:numId w:val="19"/>
        </w:numPr>
        <w:spacing w:after="0"/>
      </w:pPr>
      <w:r w:rsidRPr="07326FF8">
        <w:t>Les interfaces implémentés (il peut il y en avoir plus qu’une) sont affichées sous le bouton précédemment cliqué pour indiquer quelles interfaces sont implémentées en ce moment</w:t>
      </w:r>
    </w:p>
    <w:p w:rsidR="00322ED5" w:rsidP="00322ED5" w:rsidRDefault="00322ED5" w14:paraId="67EED214" w14:textId="77777777">
      <w:pPr>
        <w:spacing w:after="0"/>
        <w:ind w:left="360"/>
      </w:pPr>
    </w:p>
    <w:p w:rsidR="2351AF11" w:rsidP="07326FF8" w:rsidRDefault="2A24CEAA" w14:paraId="089C647C" w14:textId="1A9A29AD">
      <w:r w:rsidRPr="07326FF8">
        <w:rPr>
          <w:rFonts w:ascii="Calibri Light" w:hAnsi="Calibri Light" w:eastAsia="Calibri Light" w:cs="Calibri Light"/>
          <w:b/>
          <w:bCs/>
          <w:caps/>
          <w:color w:val="0070C0"/>
        </w:rPr>
        <w:t>SCÉNARIOS D’EXCEPTION</w:t>
      </w:r>
      <w:r w:rsidRPr="07326FF8">
        <w:rPr>
          <w:rFonts w:ascii="Calibri Light" w:hAnsi="Calibri Light" w:eastAsia="Calibri Light" w:cs="Calibri Light"/>
          <w:caps/>
          <w:color w:val="0070C0"/>
        </w:rPr>
        <w:t xml:space="preserve"> </w:t>
      </w:r>
    </w:p>
    <w:p w:rsidR="2351AF11" w:rsidP="07326FF8" w:rsidRDefault="2A24CEAA" w14:paraId="5A574C51" w14:textId="4A43CCA0">
      <w:r w:rsidRPr="07326FF8">
        <w:rPr>
          <w:rFonts w:ascii="Calibri" w:hAnsi="Calibri" w:eastAsia="Calibri" w:cs="Calibri"/>
        </w:rPr>
        <w:t xml:space="preserve">   1a. Le nom de la classe n’a pas été entré</w:t>
      </w:r>
    </w:p>
    <w:p w:rsidR="2351AF11" w:rsidP="008C67AB" w:rsidRDefault="2A24CEAA" w14:paraId="0400979E" w14:textId="77B6A24C">
      <w:pPr>
        <w:pStyle w:val="ListParagraph"/>
        <w:numPr>
          <w:ilvl w:val="0"/>
          <w:numId w:val="18"/>
        </w:numPr>
        <w:spacing w:after="0"/>
      </w:pPr>
      <w:r w:rsidRPr="07326FF8">
        <w:t>L’ajout de la classe est empêché</w:t>
      </w:r>
    </w:p>
    <w:p w:rsidR="2351AF11" w:rsidP="008C67AB" w:rsidRDefault="2A24CEAA" w14:paraId="21A8B698" w14:textId="5ACAC58E">
      <w:pPr>
        <w:pStyle w:val="ListParagraph"/>
        <w:numPr>
          <w:ilvl w:val="0"/>
          <w:numId w:val="18"/>
        </w:numPr>
        <w:spacing w:after="0"/>
      </w:pPr>
      <w:r w:rsidRPr="07326FF8">
        <w:t>Un message sous le champ indique au programmeur qu’il doit nommer la classe</w:t>
      </w:r>
    </w:p>
    <w:p w:rsidR="00322ED5" w:rsidP="00322ED5" w:rsidRDefault="00322ED5" w14:paraId="137CBCDC" w14:textId="77777777">
      <w:pPr>
        <w:spacing w:after="0"/>
      </w:pPr>
    </w:p>
    <w:p w:rsidR="2351AF11" w:rsidP="07326FF8" w:rsidRDefault="2A24CEAA" w14:paraId="0780E0D1" w14:textId="493E703C">
      <w:r w:rsidRPr="07326FF8">
        <w:rPr>
          <w:rFonts w:ascii="Calibri Light" w:hAnsi="Calibri Light" w:eastAsia="Calibri Light" w:cs="Calibri Light"/>
          <w:b/>
          <w:bCs/>
          <w:caps/>
          <w:color w:val="0070C0"/>
        </w:rPr>
        <w:t>SPÉCIFICATIONS NON FONCTIONNELLES</w:t>
      </w:r>
      <w:r w:rsidRPr="07326FF8">
        <w:rPr>
          <w:rFonts w:ascii="Calibri Light" w:hAnsi="Calibri Light" w:eastAsia="Calibri Light" w:cs="Calibri Light"/>
          <w:caps/>
          <w:color w:val="0070C0"/>
        </w:rPr>
        <w:t xml:space="preserve"> </w:t>
      </w:r>
    </w:p>
    <w:p w:rsidR="2351AF11" w:rsidP="008C67AB" w:rsidRDefault="2A24CEAA" w14:paraId="7E46C9C0" w14:textId="61B42725">
      <w:pPr>
        <w:pStyle w:val="ListParagraph"/>
        <w:numPr>
          <w:ilvl w:val="0"/>
          <w:numId w:val="17"/>
        </w:numPr>
        <w:spacing w:after="0"/>
      </w:pPr>
      <w:r w:rsidRPr="07326FF8">
        <w:t xml:space="preserve">Le nom de la classe ne peut pas dépasser </w:t>
      </w:r>
      <w:r w:rsidR="00F70549">
        <w:t>255</w:t>
      </w:r>
      <w:r w:rsidRPr="07326FF8">
        <w:t xml:space="preserve"> caractères</w:t>
      </w:r>
    </w:p>
    <w:p w:rsidR="2351AF11" w:rsidP="77F602D1" w:rsidRDefault="2351AF11" w14:paraId="7D752843" w14:textId="6D835C32">
      <w:pPr>
        <w:spacing w:after="0"/>
      </w:pPr>
    </w:p>
    <w:p w:rsidR="5961AA3B" w:rsidP="77F602D1" w:rsidRDefault="5961AA3B" w14:paraId="2318A858" w14:textId="646058C4">
      <w:pPr>
        <w:pStyle w:val="Heading4"/>
        <w:rPr>
          <w:b/>
          <w:bCs/>
          <w:color w:val="0070C0"/>
        </w:rPr>
      </w:pPr>
      <w:r w:rsidRPr="77F602D1">
        <w:rPr>
          <w:b/>
          <w:bCs/>
          <w:color w:val="0070C0"/>
        </w:rPr>
        <w:t>Prototype d’écran</w:t>
      </w:r>
    </w:p>
    <w:p w:rsidR="2351AF11" w:rsidP="2351AF11" w:rsidRDefault="00EC7E30" w14:paraId="14E7DF65" w14:textId="45F0B18B">
      <w:pPr>
        <w:pStyle w:val="ListParagraph"/>
        <w:ind w:left="0"/>
      </w:pPr>
      <w:r w:rsidRPr="00EC7E30">
        <w:rPr>
          <w:noProof/>
        </w:rPr>
        <w:drawing>
          <wp:inline distT="0" distB="0" distL="0" distR="0" wp14:anchorId="4794F4C8" wp14:editId="5832BD26">
            <wp:extent cx="5486400" cy="3815080"/>
            <wp:effectExtent l="0" t="0" r="0" b="0"/>
            <wp:docPr id="1518510798" name="Image 151851079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0798" name="Image 1" descr="Une image contenant texte, capture d’écran, diagramme, Parallèle&#10;&#10;Description générée automatiquement"/>
                    <pic:cNvPicPr/>
                  </pic:nvPicPr>
                  <pic:blipFill>
                    <a:blip r:embed="rId25"/>
                    <a:stretch>
                      <a:fillRect/>
                    </a:stretch>
                  </pic:blipFill>
                  <pic:spPr>
                    <a:xfrm>
                      <a:off x="0" y="0"/>
                      <a:ext cx="5486400" cy="3815080"/>
                    </a:xfrm>
                    <a:prstGeom prst="rect">
                      <a:avLst/>
                    </a:prstGeom>
                  </pic:spPr>
                </pic:pic>
              </a:graphicData>
            </a:graphic>
          </wp:inline>
        </w:drawing>
      </w:r>
    </w:p>
    <w:p w:rsidR="2CE5274F" w:rsidP="07326FF8" w:rsidRDefault="2CE5274F" w14:paraId="1C325258" w14:textId="195CD72A">
      <w:pPr>
        <w:pStyle w:val="ListParagraph"/>
        <w:ind w:left="0"/>
      </w:pPr>
    </w:p>
    <w:p w:rsidRPr="00AA6C0E" w:rsidR="00581465" w:rsidP="00F14302" w:rsidRDefault="00F70549" w14:paraId="157A85DE" w14:textId="6A2D61F3">
      <w:pPr>
        <w:pStyle w:val="ListParagraph"/>
        <w:ind w:left="0"/>
      </w:pPr>
      <w:r w:rsidRPr="00F70549">
        <w:rPr>
          <w:noProof/>
        </w:rPr>
        <w:drawing>
          <wp:inline distT="0" distB="0" distL="0" distR="0" wp14:anchorId="107551C7" wp14:editId="40F6209A">
            <wp:extent cx="5486400" cy="3592195"/>
            <wp:effectExtent l="0" t="0" r="0" b="8255"/>
            <wp:docPr id="1537360196" name="Image 1537360196"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0196" name="Image 1" descr="Une image contenant texte, capture d’écran, diagramme, Parallèle&#10;&#10;Description générée automatiquement"/>
                    <pic:cNvPicPr/>
                  </pic:nvPicPr>
                  <pic:blipFill>
                    <a:blip r:embed="rId26"/>
                    <a:stretch>
                      <a:fillRect/>
                    </a:stretch>
                  </pic:blipFill>
                  <pic:spPr>
                    <a:xfrm>
                      <a:off x="0" y="0"/>
                      <a:ext cx="5486400" cy="3592195"/>
                    </a:xfrm>
                    <a:prstGeom prst="rect">
                      <a:avLst/>
                    </a:prstGeom>
                  </pic:spPr>
                </pic:pic>
              </a:graphicData>
            </a:graphic>
          </wp:inline>
        </w:drawing>
      </w:r>
    </w:p>
    <w:p w:rsidR="6D4327BD" w:rsidP="6D4327BD" w:rsidRDefault="6D4327BD" w14:paraId="2BA3D14E" w14:textId="5FDA4D6D">
      <w:pPr>
        <w:pStyle w:val="ListParagraph"/>
        <w:ind w:left="0"/>
      </w:pPr>
    </w:p>
    <w:p w:rsidR="6D4327BD" w:rsidP="6D4327BD" w:rsidRDefault="6D4327BD" w14:paraId="2A2FD187" w14:textId="3028B6F0">
      <w:pPr>
        <w:pStyle w:val="ListParagraph"/>
        <w:ind w:left="0"/>
      </w:pPr>
    </w:p>
    <w:p w:rsidR="707A3107" w:rsidP="707A3107" w:rsidRDefault="707A3107" w14:paraId="326A0D85" w14:textId="53BCFCAC">
      <w:pPr>
        <w:pStyle w:val="ListParagraph"/>
        <w:ind w:left="0"/>
      </w:pPr>
    </w:p>
    <w:p w:rsidR="77F602D1" w:rsidRDefault="77F602D1" w14:paraId="51741D6C" w14:textId="42C35033">
      <w:r>
        <w:br w:type="page"/>
      </w:r>
    </w:p>
    <w:p w:rsidRPr="00BB546D" w:rsidR="00BB546D" w:rsidP="7C13826B" w:rsidRDefault="00BB546D" w14:paraId="17530E50" w14:textId="1E15718D">
      <w:pPr>
        <w:pStyle w:val="Heading1"/>
        <w:rPr>
          <w:rFonts w:eastAsia="Arial" w:cs="Calibri Light" w:cstheme="majorAscii"/>
          <w:sz w:val="28"/>
          <w:szCs w:val="28"/>
        </w:rPr>
      </w:pPr>
      <w:bookmarkStart w:name="_Toc911685069" w:id="922522385"/>
      <w:r w:rsidRPr="7C13826B" w:rsidR="0E18D8FB">
        <w:rPr>
          <w:rFonts w:eastAsia="Arial" w:cs="Calibri Light" w:cstheme="majorAscii"/>
          <w:sz w:val="28"/>
          <w:szCs w:val="28"/>
        </w:rPr>
        <w:t xml:space="preserve">CU-02-XIV </w:t>
      </w:r>
      <w:r w:rsidRPr="7C13826B" w:rsidR="0E18D8FB">
        <w:rPr>
          <w:rFonts w:eastAsia="Arial" w:cs="Calibri Light" w:cstheme="majorAscii"/>
          <w:sz w:val="28"/>
          <w:szCs w:val="28"/>
        </w:rPr>
        <w:t>–</w:t>
      </w:r>
      <w:r w:rsidRPr="7C13826B" w:rsidR="0E18D8FB">
        <w:rPr>
          <w:rFonts w:eastAsia="Arial" w:cs="Calibri Light" w:cstheme="majorAscii"/>
          <w:sz w:val="28"/>
          <w:szCs w:val="28"/>
        </w:rPr>
        <w:t xml:space="preserve"> </w:t>
      </w:r>
      <w:r w:rsidRPr="7C13826B" w:rsidR="0E18D8FB">
        <w:rPr>
          <w:rFonts w:cs="Calibri Light" w:cstheme="majorAscii"/>
          <w:sz w:val="28"/>
          <w:szCs w:val="28"/>
        </w:rPr>
        <w:t>Modifier caractéristiques de classe</w:t>
      </w:r>
      <w:bookmarkEnd w:id="922522385"/>
      <w:r w:rsidRPr="7C13826B" w:rsidR="0E18D8FB">
        <w:rPr>
          <w:rFonts w:cs="Calibri Light" w:cstheme="majorAscii"/>
          <w:sz w:val="28"/>
          <w:szCs w:val="28"/>
        </w:rPr>
        <w:t xml:space="preserve">   </w:t>
      </w:r>
    </w:p>
    <w:p w:rsidR="00BB546D" w:rsidP="00BB546D" w:rsidRDefault="00BB546D" w14:paraId="6858C184" w14:textId="77777777">
      <w:r w:rsidRPr="07326FF8">
        <w:rPr>
          <w:rFonts w:ascii="Calibri" w:hAnsi="Calibri" w:eastAsia="Calibri" w:cs="Calibri"/>
        </w:rPr>
        <w:t xml:space="preserve"> </w:t>
      </w:r>
    </w:p>
    <w:p w:rsidR="00BB546D" w:rsidP="00BB546D" w:rsidRDefault="00BB546D" w14:paraId="3004D679" w14:textId="77777777">
      <w:r w:rsidRPr="07326FF8">
        <w:rPr>
          <w:rFonts w:ascii="Calibri Light" w:hAnsi="Calibri Light" w:eastAsia="Calibri Light" w:cs="Calibri Light"/>
          <w:b/>
          <w:bCs/>
          <w:caps/>
          <w:color w:val="0070C0"/>
        </w:rPr>
        <w:t>FICHE DESCRIPTIVE</w:t>
      </w:r>
      <w:r w:rsidRPr="07326FF8">
        <w:rPr>
          <w:rFonts w:ascii="Calibri Light" w:hAnsi="Calibri Light" w:eastAsia="Calibri Light" w:cs="Calibri Light"/>
          <w:caps/>
          <w:color w:val="0070C0"/>
        </w:rPr>
        <w:t xml:space="preserve"> </w:t>
      </w:r>
    </w:p>
    <w:p w:rsidR="00BB546D" w:rsidP="00BB546D" w:rsidRDefault="00BB546D" w14:paraId="44A49A8D" w14:textId="524505FB">
      <w:pPr>
        <w:jc w:val="left"/>
      </w:pPr>
      <w:r w:rsidRPr="07326FF8">
        <w:rPr>
          <w:rFonts w:ascii="Calibri" w:hAnsi="Calibri" w:eastAsia="Calibri" w:cs="Calibri"/>
          <w:b/>
          <w:bCs/>
        </w:rPr>
        <w:t>Code :</w:t>
      </w:r>
      <w:r w:rsidRPr="07326FF8">
        <w:rPr>
          <w:rFonts w:ascii="Calibri" w:hAnsi="Calibri" w:eastAsia="Calibri" w:cs="Calibri"/>
        </w:rPr>
        <w:t xml:space="preserve">                  </w:t>
      </w:r>
      <w:r>
        <w:rPr>
          <w:rFonts w:ascii="Calibri" w:hAnsi="Calibri" w:eastAsia="Calibri" w:cs="Calibri"/>
        </w:rPr>
        <w:t>CU-02-XIV</w:t>
      </w:r>
      <w:r w:rsidRPr="07326FF8">
        <w:rPr>
          <w:rFonts w:ascii="Calibri" w:hAnsi="Calibri" w:eastAsia="Calibri" w:cs="Calibri"/>
        </w:rPr>
        <w:t xml:space="preserve"> </w:t>
      </w:r>
      <w:r>
        <w:br/>
      </w:r>
      <w:r w:rsidRPr="07326FF8">
        <w:rPr>
          <w:rFonts w:ascii="Calibri" w:hAnsi="Calibri" w:eastAsia="Calibri" w:cs="Calibri"/>
          <w:b/>
          <w:bCs/>
        </w:rPr>
        <w:t>Nom :</w:t>
      </w:r>
      <w:r w:rsidRPr="07326FF8">
        <w:rPr>
          <w:rFonts w:ascii="Calibri" w:hAnsi="Calibri" w:eastAsia="Calibri" w:cs="Calibri"/>
        </w:rPr>
        <w:t xml:space="preserve"> </w:t>
      </w:r>
      <w:r>
        <w:tab/>
      </w:r>
      <w:r>
        <w:tab/>
      </w:r>
      <w:r>
        <w:rPr>
          <w:rFonts w:ascii="Calibri" w:hAnsi="Calibri" w:eastAsia="Calibri" w:cs="Calibri"/>
        </w:rPr>
        <w:t>Modifier caractéristiques de classe</w:t>
      </w:r>
      <w:r w:rsidRPr="07326FF8">
        <w:rPr>
          <w:rFonts w:ascii="Calibri" w:hAnsi="Calibri" w:eastAsia="Calibri" w:cs="Calibri"/>
        </w:rPr>
        <w:t xml:space="preserve">   </w:t>
      </w:r>
      <w:r>
        <w:br/>
      </w:r>
      <w:r w:rsidRPr="07326FF8">
        <w:rPr>
          <w:rFonts w:ascii="Calibri" w:hAnsi="Calibri" w:eastAsia="Calibri" w:cs="Calibri"/>
          <w:b/>
          <w:bCs/>
        </w:rPr>
        <w:t>Introduit</w:t>
      </w:r>
      <w:r w:rsidRPr="07326FF8">
        <w:rPr>
          <w:rFonts w:ascii="Calibri" w:hAnsi="Calibri" w:eastAsia="Calibri" w:cs="Calibri"/>
        </w:rPr>
        <w:t> </w:t>
      </w:r>
      <w:r w:rsidRPr="07326FF8">
        <w:rPr>
          <w:rFonts w:ascii="Calibri" w:hAnsi="Calibri" w:eastAsia="Calibri" w:cs="Calibri"/>
          <w:b/>
          <w:bCs/>
        </w:rPr>
        <w:t>:</w:t>
      </w:r>
      <w:r w:rsidRPr="07326FF8">
        <w:rPr>
          <w:rFonts w:ascii="Calibri" w:hAnsi="Calibri" w:eastAsia="Calibri" w:cs="Calibri"/>
        </w:rPr>
        <w:t xml:space="preserve">  </w:t>
      </w:r>
      <w:r>
        <w:tab/>
      </w:r>
      <w:r w:rsidRPr="07326FF8">
        <w:rPr>
          <w:rFonts w:ascii="Calibri" w:hAnsi="Calibri" w:eastAsia="Calibri" w:cs="Calibri"/>
        </w:rPr>
        <w:t>0.0.</w:t>
      </w:r>
      <w:r w:rsidR="00F705F9">
        <w:rPr>
          <w:rFonts w:ascii="Calibri" w:hAnsi="Calibri" w:eastAsia="Calibri" w:cs="Calibri"/>
        </w:rPr>
        <w:t>2</w:t>
      </w:r>
      <w:r w:rsidRPr="07326FF8">
        <w:rPr>
          <w:rFonts w:ascii="Calibri" w:hAnsi="Calibri" w:eastAsia="Calibri" w:cs="Calibri"/>
        </w:rPr>
        <w:t xml:space="preserve"> </w:t>
      </w:r>
      <w:r>
        <w:br/>
      </w:r>
      <w:r w:rsidRPr="07326FF8">
        <w:rPr>
          <w:rFonts w:ascii="Calibri" w:hAnsi="Calibri" w:eastAsia="Calibri" w:cs="Calibri"/>
          <w:b/>
          <w:bCs/>
        </w:rPr>
        <w:t>Auteur :</w:t>
      </w:r>
      <w:r>
        <w:tab/>
      </w:r>
      <w:r w:rsidRPr="07326FF8">
        <w:rPr>
          <w:rFonts w:ascii="Calibri" w:hAnsi="Calibri" w:eastAsia="Calibri" w:cs="Calibri"/>
          <w:b/>
          <w:bCs/>
        </w:rPr>
        <w:t>Clément Provencher</w:t>
      </w:r>
      <w:r w:rsidRPr="07326FF8">
        <w:rPr>
          <w:rFonts w:ascii="Calibri" w:hAnsi="Calibri" w:eastAsia="Calibri" w:cs="Calibri"/>
        </w:rPr>
        <w:t xml:space="preserve"> </w:t>
      </w:r>
      <w:r>
        <w:br/>
      </w:r>
      <w:r w:rsidRPr="07326FF8">
        <w:rPr>
          <w:rFonts w:ascii="Calibri" w:hAnsi="Calibri" w:eastAsia="Calibri" w:cs="Calibri"/>
        </w:rPr>
        <w:t xml:space="preserve">  </w:t>
      </w:r>
    </w:p>
    <w:p w:rsidR="00BB546D" w:rsidP="00BB546D" w:rsidRDefault="00BB546D" w14:paraId="79C9EEB5" w14:textId="77777777">
      <w:r w:rsidRPr="07326FF8">
        <w:rPr>
          <w:rFonts w:ascii="Calibri Light" w:hAnsi="Calibri Light" w:eastAsia="Calibri Light" w:cs="Calibri Light"/>
          <w:b/>
          <w:bCs/>
          <w:caps/>
          <w:color w:val="0070C0"/>
        </w:rPr>
        <w:t>ACTEURS</w:t>
      </w:r>
      <w:r w:rsidRPr="07326FF8">
        <w:rPr>
          <w:rFonts w:ascii="Calibri Light" w:hAnsi="Calibri Light" w:eastAsia="Calibri Light" w:cs="Calibri Light"/>
          <w:caps/>
          <w:color w:val="0070C0"/>
        </w:rPr>
        <w:t xml:space="preserve"> </w:t>
      </w:r>
    </w:p>
    <w:p w:rsidR="00BB546D" w:rsidP="00BB546D" w:rsidRDefault="00BB546D" w14:paraId="52D78DA3" w14:textId="77777777">
      <w:r w:rsidRPr="07326FF8">
        <w:rPr>
          <w:rFonts w:ascii="Calibri" w:hAnsi="Calibri" w:eastAsia="Calibri" w:cs="Calibri"/>
          <w:b/>
          <w:bCs/>
        </w:rPr>
        <w:t>Primaire :  Programmeur</w:t>
      </w:r>
      <w:r w:rsidRPr="07326FF8">
        <w:rPr>
          <w:rFonts w:ascii="Calibri" w:hAnsi="Calibri" w:eastAsia="Calibri" w:cs="Calibri"/>
        </w:rPr>
        <w:t xml:space="preserve"> </w:t>
      </w:r>
    </w:p>
    <w:p w:rsidR="00322ED5" w:rsidP="00B6542C" w:rsidRDefault="00BB546D" w14:paraId="59557310" w14:textId="5E87DF3E">
      <w:r w:rsidRPr="07326FF8">
        <w:rPr>
          <w:rFonts w:ascii="Calibri Light" w:hAnsi="Calibri Light" w:eastAsia="Calibri Light" w:cs="Calibri Light"/>
          <w:b/>
          <w:bCs/>
          <w:caps/>
          <w:color w:val="0070C0"/>
        </w:rPr>
        <w:t>DÉCLENCHEUR</w:t>
      </w:r>
      <w:r w:rsidRPr="07326FF8">
        <w:rPr>
          <w:rFonts w:ascii="Calibri Light" w:hAnsi="Calibri Light" w:eastAsia="Calibri Light" w:cs="Calibri Light"/>
          <w:caps/>
          <w:color w:val="0070C0"/>
        </w:rPr>
        <w:t xml:space="preserve"> </w:t>
      </w:r>
    </w:p>
    <w:p w:rsidR="00322ED5" w:rsidP="00322ED5" w:rsidRDefault="00322ED5" w14:paraId="71FB1415" w14:textId="77777777">
      <w:pPr>
        <w:pStyle w:val="ListParagraph"/>
        <w:spacing w:after="0"/>
      </w:pPr>
      <w:r>
        <w:t>N/A</w:t>
      </w:r>
    </w:p>
    <w:p w:rsidR="00322ED5" w:rsidP="00322ED5" w:rsidRDefault="00322ED5" w14:paraId="483E705A" w14:textId="77777777">
      <w:pPr>
        <w:pStyle w:val="ListParagraph"/>
        <w:spacing w:after="0"/>
      </w:pPr>
    </w:p>
    <w:p w:rsidR="00322ED5" w:rsidP="00322ED5" w:rsidRDefault="00322ED5" w14:paraId="1E68F6F4" w14:textId="77777777">
      <w:pPr>
        <w:pStyle w:val="ListParagraph"/>
        <w:spacing w:after="0"/>
      </w:pPr>
      <w:r>
        <w:t>Un déclencheur n’existe pas pour ce cas d’utilisation, car il est actif tant et aussi longtemps que la classe demeure sélectionnée.</w:t>
      </w:r>
    </w:p>
    <w:p w:rsidR="00322ED5" w:rsidP="00322ED5" w:rsidRDefault="00322ED5" w14:paraId="64C19842" w14:textId="77777777">
      <w:pPr>
        <w:spacing w:after="0"/>
      </w:pPr>
    </w:p>
    <w:p w:rsidR="00BB546D" w:rsidP="00BB546D" w:rsidRDefault="00BB546D" w14:paraId="0862CAE2" w14:textId="77777777">
      <w:r w:rsidRPr="07326FF8">
        <w:rPr>
          <w:rFonts w:ascii="Calibri Light" w:hAnsi="Calibri Light" w:eastAsia="Calibri Light" w:cs="Calibri Light"/>
          <w:b/>
          <w:bCs/>
          <w:caps/>
          <w:color w:val="0070C0"/>
        </w:rPr>
        <w:t>PRÉCONDITIONS</w:t>
      </w:r>
      <w:r w:rsidRPr="07326FF8">
        <w:rPr>
          <w:rFonts w:ascii="Calibri Light" w:hAnsi="Calibri Light" w:eastAsia="Calibri Light" w:cs="Calibri Light"/>
          <w:caps/>
          <w:color w:val="0070C0"/>
        </w:rPr>
        <w:t xml:space="preserve"> </w:t>
      </w:r>
    </w:p>
    <w:p w:rsidR="00BB546D" w:rsidP="00BB546D" w:rsidRDefault="00BB546D" w14:paraId="510DECC2" w14:textId="77777777">
      <w:pPr>
        <w:pStyle w:val="ListParagraph"/>
        <w:numPr>
          <w:ilvl w:val="0"/>
          <w:numId w:val="22"/>
        </w:numPr>
        <w:spacing w:after="0"/>
      </w:pPr>
      <w:r w:rsidRPr="07326FF8">
        <w:t>Un projet doit être ouvert</w:t>
      </w:r>
    </w:p>
    <w:p w:rsidR="00BB546D" w:rsidP="00BB546D" w:rsidRDefault="001F3AA8" w14:paraId="26E2B489" w14:textId="11549C0C">
      <w:pPr>
        <w:pStyle w:val="ListParagraph"/>
        <w:numPr>
          <w:ilvl w:val="0"/>
          <w:numId w:val="22"/>
        </w:numPr>
        <w:spacing w:after="0"/>
      </w:pPr>
      <w:r>
        <w:t>Une classe doit être sélectionnée</w:t>
      </w:r>
    </w:p>
    <w:p w:rsidR="00B6542C" w:rsidP="00B6542C" w:rsidRDefault="00B6542C" w14:paraId="0BE2CE0F" w14:textId="77777777">
      <w:pPr>
        <w:spacing w:after="0"/>
        <w:ind w:left="360"/>
      </w:pPr>
    </w:p>
    <w:p w:rsidR="00BB546D" w:rsidP="00BB546D" w:rsidRDefault="00BB546D" w14:paraId="0C655C8A" w14:textId="77777777">
      <w:r w:rsidRPr="07326FF8">
        <w:rPr>
          <w:rFonts w:ascii="Calibri Light" w:hAnsi="Calibri Light" w:eastAsia="Calibri Light" w:cs="Calibri Light"/>
          <w:b/>
          <w:bCs/>
          <w:caps/>
          <w:color w:val="0070C0"/>
        </w:rPr>
        <w:t>SCÉNARIO NOMINAL</w:t>
      </w:r>
      <w:r w:rsidRPr="07326FF8">
        <w:rPr>
          <w:rFonts w:ascii="Calibri Light" w:hAnsi="Calibri Light" w:eastAsia="Calibri Light" w:cs="Calibri Light"/>
          <w:caps/>
          <w:color w:val="0070C0"/>
        </w:rPr>
        <w:t xml:space="preserve"> </w:t>
      </w:r>
    </w:p>
    <w:tbl>
      <w:tblPr>
        <w:tblW w:w="862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2978"/>
        <w:gridCol w:w="4807"/>
      </w:tblGrid>
      <w:tr w:rsidR="00BB546D" w:rsidTr="005C03AE" w14:paraId="65C874AD"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0BB546D" w:rsidP="00BB546D" w:rsidRDefault="00BB546D" w14:paraId="279BC3A5" w14:textId="77777777">
            <w:pPr>
              <w:spacing w:after="0"/>
            </w:pPr>
            <w:r w:rsidRPr="07326FF8">
              <w:rPr>
                <w:rFonts w:ascii="Calibri" w:hAnsi="Calibri" w:eastAsia="Calibri" w:cs="Calibri"/>
                <w:b/>
                <w:bCs/>
              </w:rPr>
              <w:t>Étape</w:t>
            </w:r>
            <w:r w:rsidRPr="07326FF8">
              <w:rPr>
                <w:rFonts w:ascii="Calibri" w:hAnsi="Calibri" w:eastAsia="Calibri" w:cs="Calibri"/>
              </w:rPr>
              <w:t xml:space="preserve"> </w:t>
            </w:r>
          </w:p>
        </w:tc>
        <w:tc>
          <w:tcPr>
            <w:tcW w:w="2978" w:type="dxa"/>
            <w:tcBorders>
              <w:top w:val="single" w:color="auto" w:sz="8" w:space="0"/>
              <w:left w:val="single" w:color="auto" w:sz="8" w:space="0"/>
              <w:bottom w:val="single" w:color="auto" w:sz="8" w:space="0"/>
              <w:right w:val="single" w:color="auto" w:sz="8" w:space="0"/>
            </w:tcBorders>
          </w:tcPr>
          <w:p w:rsidR="00BB546D" w:rsidP="00BB546D" w:rsidRDefault="00BB546D" w14:paraId="1DAD5C8C" w14:textId="77777777">
            <w:pPr>
              <w:spacing w:after="0"/>
            </w:pPr>
            <w:r w:rsidRPr="07326FF8">
              <w:rPr>
                <w:rFonts w:ascii="Calibri" w:hAnsi="Calibri" w:eastAsia="Calibri" w:cs="Calibri"/>
                <w:b/>
                <w:bCs/>
              </w:rPr>
              <w:t>Action de la personne actrice principale</w:t>
            </w:r>
            <w:r w:rsidRPr="07326FF8">
              <w:rPr>
                <w:rFonts w:ascii="Calibri" w:hAnsi="Calibri" w:eastAsia="Calibri" w:cs="Calibri"/>
              </w:rPr>
              <w:t xml:space="preserve"> </w:t>
            </w:r>
          </w:p>
        </w:tc>
        <w:tc>
          <w:tcPr>
            <w:tcW w:w="4807" w:type="dxa"/>
            <w:tcBorders>
              <w:top w:val="single" w:color="auto" w:sz="8" w:space="0"/>
              <w:left w:val="single" w:color="auto" w:sz="8" w:space="0"/>
              <w:bottom w:val="single" w:color="auto" w:sz="8" w:space="0"/>
              <w:right w:val="single" w:color="auto" w:sz="8" w:space="0"/>
            </w:tcBorders>
          </w:tcPr>
          <w:p w:rsidR="00BB546D" w:rsidP="00BB546D" w:rsidRDefault="00BB546D" w14:paraId="1EC424E7" w14:textId="77777777">
            <w:pPr>
              <w:spacing w:after="0"/>
            </w:pPr>
            <w:r w:rsidRPr="07326FF8">
              <w:rPr>
                <w:rFonts w:ascii="Calibri" w:hAnsi="Calibri" w:eastAsia="Calibri" w:cs="Calibri"/>
                <w:b/>
                <w:bCs/>
              </w:rPr>
              <w:t>Réponse du système</w:t>
            </w:r>
            <w:r w:rsidRPr="07326FF8">
              <w:rPr>
                <w:rFonts w:ascii="Calibri" w:hAnsi="Calibri" w:eastAsia="Calibri" w:cs="Calibri"/>
              </w:rPr>
              <w:t xml:space="preserve"> </w:t>
            </w:r>
          </w:p>
        </w:tc>
      </w:tr>
      <w:tr w:rsidR="00BB546D" w:rsidTr="005C03AE" w14:paraId="037B506D"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0BB546D" w:rsidP="00BB546D" w:rsidRDefault="00BB546D" w14:paraId="56310AFB" w14:textId="77777777">
            <w:pPr>
              <w:spacing w:after="0"/>
              <w:jc w:val="center"/>
            </w:pPr>
            <w:r w:rsidRPr="07326FF8">
              <w:rPr>
                <w:rFonts w:ascii="Calibri" w:hAnsi="Calibri" w:eastAsia="Calibri" w:cs="Calibri"/>
              </w:rPr>
              <w:t xml:space="preserve">1 </w:t>
            </w:r>
          </w:p>
        </w:tc>
        <w:tc>
          <w:tcPr>
            <w:tcW w:w="2978" w:type="dxa"/>
            <w:tcBorders>
              <w:top w:val="single" w:color="auto" w:sz="8" w:space="0"/>
              <w:left w:val="single" w:color="auto" w:sz="8" w:space="0"/>
              <w:bottom w:val="single" w:color="auto" w:sz="8" w:space="0"/>
              <w:right w:val="single" w:color="auto" w:sz="8" w:space="0"/>
            </w:tcBorders>
          </w:tcPr>
          <w:p w:rsidR="00BB546D" w:rsidP="00BB546D" w:rsidRDefault="00BB546D" w14:paraId="327F1BDF" w14:textId="07408B6A">
            <w:pPr>
              <w:spacing w:after="0"/>
            </w:pPr>
            <w:r w:rsidRPr="07326FF8">
              <w:rPr>
                <w:rFonts w:ascii="Calibri" w:hAnsi="Calibri" w:eastAsia="Calibri" w:cs="Calibri"/>
              </w:rPr>
              <w:t>Le programmeur appuie sur l</w:t>
            </w:r>
            <w:r w:rsidR="00633403">
              <w:rPr>
                <w:rFonts w:ascii="Calibri" w:hAnsi="Calibri" w:eastAsia="Calibri" w:cs="Calibri"/>
              </w:rPr>
              <w:t>a</w:t>
            </w:r>
            <w:r w:rsidRPr="07326FF8">
              <w:rPr>
                <w:rFonts w:ascii="Calibri" w:hAnsi="Calibri" w:eastAsia="Calibri" w:cs="Calibri"/>
              </w:rPr>
              <w:t xml:space="preserve"> </w:t>
            </w:r>
            <w:r w:rsidRPr="00633403" w:rsidR="00633403">
              <w:rPr>
                <w:rFonts w:ascii="Calibri" w:hAnsi="Calibri" w:eastAsia="Calibri" w:cs="Calibri"/>
              </w:rPr>
              <w:t>boîte combinée</w:t>
            </w:r>
            <w:r w:rsidRPr="07326FF8">
              <w:rPr>
                <w:rFonts w:ascii="Calibri" w:hAnsi="Calibri" w:eastAsia="Calibri" w:cs="Calibri"/>
              </w:rPr>
              <w:t xml:space="preserve"> </w:t>
            </w:r>
            <w:r w:rsidR="005C03AE">
              <w:rPr>
                <w:rFonts w:ascii="Calibri" w:hAnsi="Calibri" w:eastAsia="Calibri" w:cs="Calibri"/>
              </w:rPr>
              <w:t>de visibilité</w:t>
            </w:r>
            <w:r w:rsidRPr="07326FF8">
              <w:rPr>
                <w:rFonts w:ascii="Calibri" w:hAnsi="Calibri" w:eastAsia="Calibri" w:cs="Calibri"/>
              </w:rPr>
              <w:t xml:space="preserve"> </w:t>
            </w:r>
          </w:p>
        </w:tc>
        <w:tc>
          <w:tcPr>
            <w:tcW w:w="4807" w:type="dxa"/>
            <w:tcBorders>
              <w:top w:val="single" w:color="auto" w:sz="8" w:space="0"/>
              <w:left w:val="single" w:color="auto" w:sz="8" w:space="0"/>
              <w:bottom w:val="single" w:color="auto" w:sz="8" w:space="0"/>
              <w:right w:val="single" w:color="auto" w:sz="8" w:space="0"/>
            </w:tcBorders>
          </w:tcPr>
          <w:p w:rsidR="00BB546D" w:rsidP="00BB546D" w:rsidRDefault="00BB546D" w14:paraId="515D07F0" w14:textId="79A92047">
            <w:pPr>
              <w:spacing w:after="0"/>
            </w:pPr>
            <w:r w:rsidRPr="07326FF8">
              <w:rPr>
                <w:rFonts w:ascii="Calibri" w:hAnsi="Calibri" w:eastAsia="Calibri" w:cs="Calibri"/>
              </w:rPr>
              <w:t xml:space="preserve">Le système </w:t>
            </w:r>
            <w:r w:rsidR="005C03AE">
              <w:rPr>
                <w:rFonts w:ascii="Calibri" w:hAnsi="Calibri" w:eastAsia="Calibri" w:cs="Calibri"/>
              </w:rPr>
              <w:t>ouvre la liste des choix de visibilités</w:t>
            </w:r>
          </w:p>
          <w:p w:rsidR="00BB546D" w:rsidP="00BB546D" w:rsidRDefault="00BB546D" w14:paraId="7906586D" w14:textId="77777777">
            <w:pPr>
              <w:spacing w:after="0"/>
            </w:pPr>
            <w:r w:rsidRPr="07326FF8">
              <w:rPr>
                <w:rFonts w:ascii="Calibri" w:hAnsi="Calibri" w:eastAsia="Calibri" w:cs="Calibri"/>
              </w:rPr>
              <w:t xml:space="preserve">  </w:t>
            </w:r>
          </w:p>
        </w:tc>
      </w:tr>
      <w:tr w:rsidR="00BB546D" w:rsidTr="005C03AE" w14:paraId="05385C42"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0BB546D" w:rsidP="00BB546D" w:rsidRDefault="00BB546D" w14:paraId="2CC91EC5" w14:textId="77777777">
            <w:pPr>
              <w:spacing w:after="0"/>
              <w:jc w:val="center"/>
            </w:pPr>
            <w:r w:rsidRPr="07326FF8">
              <w:rPr>
                <w:rFonts w:ascii="Calibri" w:hAnsi="Calibri" w:eastAsia="Calibri" w:cs="Calibri"/>
              </w:rPr>
              <w:t xml:space="preserve">2 </w:t>
            </w:r>
          </w:p>
        </w:tc>
        <w:tc>
          <w:tcPr>
            <w:tcW w:w="2978" w:type="dxa"/>
            <w:tcBorders>
              <w:top w:val="single" w:color="auto" w:sz="8" w:space="0"/>
              <w:left w:val="single" w:color="auto" w:sz="8" w:space="0"/>
              <w:bottom w:val="single" w:color="auto" w:sz="8" w:space="0"/>
              <w:right w:val="single" w:color="auto" w:sz="8" w:space="0"/>
            </w:tcBorders>
          </w:tcPr>
          <w:p w:rsidR="00BB546D" w:rsidP="00BB546D" w:rsidRDefault="00BB546D" w14:paraId="3AAE35BF" w14:textId="182904E7">
            <w:pPr>
              <w:spacing w:after="0"/>
            </w:pPr>
            <w:r w:rsidRPr="07326FF8">
              <w:rPr>
                <w:rFonts w:ascii="Calibri" w:hAnsi="Calibri" w:eastAsia="Calibri" w:cs="Calibri"/>
              </w:rPr>
              <w:t xml:space="preserve">Le programmeur </w:t>
            </w:r>
            <w:r w:rsidR="005C03AE">
              <w:rPr>
                <w:rFonts w:ascii="Calibri" w:hAnsi="Calibri" w:eastAsia="Calibri" w:cs="Calibri"/>
              </w:rPr>
              <w:t>sélectionne la visibilité qui lui convient</w:t>
            </w:r>
          </w:p>
          <w:p w:rsidR="00BB546D" w:rsidP="00BB546D" w:rsidRDefault="00BB546D" w14:paraId="4850B37B" w14:textId="77777777">
            <w:pPr>
              <w:spacing w:after="0"/>
            </w:pPr>
            <w:r w:rsidRPr="07326FF8">
              <w:rPr>
                <w:rFonts w:ascii="Calibri" w:hAnsi="Calibri" w:eastAsia="Calibri" w:cs="Calibri"/>
              </w:rPr>
              <w:t xml:space="preserve"> </w:t>
            </w:r>
          </w:p>
        </w:tc>
        <w:tc>
          <w:tcPr>
            <w:tcW w:w="4807" w:type="dxa"/>
            <w:tcBorders>
              <w:top w:val="single" w:color="auto" w:sz="8" w:space="0"/>
              <w:left w:val="single" w:color="auto" w:sz="8" w:space="0"/>
              <w:bottom w:val="single" w:color="auto" w:sz="8" w:space="0"/>
              <w:right w:val="single" w:color="auto" w:sz="8" w:space="0"/>
            </w:tcBorders>
          </w:tcPr>
          <w:p w:rsidR="00BB546D" w:rsidP="00BB546D" w:rsidRDefault="00705641" w14:paraId="5B026061" w14:textId="759F02D8">
            <w:pPr>
              <w:spacing w:after="0"/>
            </w:pPr>
            <w:r>
              <w:rPr>
                <w:rFonts w:ascii="Calibri" w:hAnsi="Calibri" w:eastAsia="Calibri" w:cs="Calibri"/>
              </w:rPr>
              <w:t>La liste de choix de visibilités est fermée et la boîte combinée affiche maintenant la visibilité sélectionnée</w:t>
            </w:r>
          </w:p>
        </w:tc>
      </w:tr>
      <w:tr w:rsidR="00A36D31" w:rsidTr="003C4192" w14:paraId="4656D9CF" w14:textId="77777777">
        <w:trPr>
          <w:trHeight w:val="300"/>
        </w:trPr>
        <w:tc>
          <w:tcPr>
            <w:tcW w:w="840" w:type="dxa"/>
            <w:tcBorders>
              <w:top w:val="single" w:color="auto" w:sz="8" w:space="0"/>
              <w:left w:val="single" w:color="auto" w:sz="8" w:space="0"/>
              <w:bottom w:val="single" w:color="auto" w:sz="8" w:space="0"/>
              <w:right w:val="single" w:color="auto" w:sz="8" w:space="0"/>
            </w:tcBorders>
            <w:shd w:val="clear" w:color="auto" w:fill="7F7F7F" w:themeFill="text1" w:themeFillTint="80"/>
          </w:tcPr>
          <w:p w:rsidRPr="07326FF8" w:rsidR="00A36D31" w:rsidRDefault="00A36D31" w14:paraId="0B449CA1" w14:textId="77777777">
            <w:pPr>
              <w:spacing w:after="0"/>
              <w:jc w:val="center"/>
              <w:rPr>
                <w:rFonts w:ascii="Calibri" w:hAnsi="Calibri" w:eastAsia="Calibri" w:cs="Calibri"/>
              </w:rPr>
            </w:pPr>
          </w:p>
        </w:tc>
        <w:tc>
          <w:tcPr>
            <w:tcW w:w="2978" w:type="dxa"/>
            <w:tcBorders>
              <w:top w:val="single" w:color="auto" w:sz="8" w:space="0"/>
              <w:left w:val="single" w:color="auto" w:sz="8" w:space="0"/>
              <w:bottom w:val="single" w:color="auto" w:sz="8" w:space="0"/>
              <w:right w:val="single" w:color="auto" w:sz="8" w:space="0"/>
            </w:tcBorders>
            <w:shd w:val="clear" w:color="auto" w:fill="7F7F7F" w:themeFill="text1" w:themeFillTint="80"/>
          </w:tcPr>
          <w:p w:rsidRPr="07326FF8" w:rsidR="00A36D31" w:rsidRDefault="00A36D31" w14:paraId="623984C2" w14:textId="77777777">
            <w:pPr>
              <w:spacing w:after="0"/>
              <w:rPr>
                <w:rFonts w:ascii="Calibri" w:hAnsi="Calibri" w:eastAsia="Calibri" w:cs="Calibri"/>
              </w:rPr>
            </w:pPr>
          </w:p>
        </w:tc>
        <w:tc>
          <w:tcPr>
            <w:tcW w:w="4807" w:type="dxa"/>
            <w:tcBorders>
              <w:top w:val="single" w:color="auto" w:sz="8" w:space="0"/>
              <w:left w:val="single" w:color="auto" w:sz="8" w:space="0"/>
              <w:bottom w:val="single" w:color="auto" w:sz="8" w:space="0"/>
              <w:right w:val="single" w:color="auto" w:sz="8" w:space="0"/>
            </w:tcBorders>
            <w:shd w:val="clear" w:color="auto" w:fill="7F7F7F" w:themeFill="text1" w:themeFillTint="80"/>
          </w:tcPr>
          <w:p w:rsidR="00A36D31" w:rsidRDefault="00A36D31" w14:paraId="53A6F020" w14:textId="77777777">
            <w:pPr>
              <w:spacing w:after="0"/>
              <w:rPr>
                <w:rFonts w:ascii="Calibri" w:hAnsi="Calibri" w:eastAsia="Calibri" w:cs="Calibri"/>
              </w:rPr>
            </w:pPr>
          </w:p>
        </w:tc>
      </w:tr>
      <w:tr w:rsidR="00BB546D" w:rsidTr="005C03AE" w14:paraId="35848F29"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00BB546D" w:rsidP="00BB546D" w:rsidRDefault="00A36D31" w14:paraId="5E37FC7C" w14:textId="23A561AB">
            <w:pPr>
              <w:spacing w:after="0"/>
              <w:jc w:val="center"/>
            </w:pPr>
            <w:r>
              <w:rPr>
                <w:rFonts w:ascii="Calibri" w:hAnsi="Calibri" w:eastAsia="Calibri" w:cs="Calibri"/>
              </w:rPr>
              <w:t>1</w:t>
            </w:r>
          </w:p>
        </w:tc>
        <w:tc>
          <w:tcPr>
            <w:tcW w:w="2978" w:type="dxa"/>
            <w:tcBorders>
              <w:top w:val="single" w:color="auto" w:sz="8" w:space="0"/>
              <w:left w:val="single" w:color="auto" w:sz="8" w:space="0"/>
              <w:bottom w:val="single" w:color="auto" w:sz="8" w:space="0"/>
              <w:right w:val="single" w:color="auto" w:sz="8" w:space="0"/>
            </w:tcBorders>
          </w:tcPr>
          <w:p w:rsidR="00BB546D" w:rsidP="00BB546D" w:rsidRDefault="00BB546D" w14:paraId="24DDF6D7" w14:textId="1D822355">
            <w:pPr>
              <w:spacing w:after="0"/>
            </w:pPr>
            <w:r w:rsidRPr="07326FF8">
              <w:rPr>
                <w:rFonts w:ascii="Calibri" w:hAnsi="Calibri" w:eastAsia="Calibri" w:cs="Calibri"/>
              </w:rPr>
              <w:t xml:space="preserve">Le programmeur appuie sur la </w:t>
            </w:r>
            <w:r w:rsidRPr="00633403" w:rsidR="00705641">
              <w:rPr>
                <w:rFonts w:ascii="Calibri" w:hAnsi="Calibri" w:eastAsia="Calibri" w:cs="Calibri"/>
              </w:rPr>
              <w:t xml:space="preserve">boîte combinée </w:t>
            </w:r>
            <w:r w:rsidR="00705641">
              <w:rPr>
                <w:rFonts w:ascii="Calibri" w:hAnsi="Calibri" w:eastAsia="Calibri" w:cs="Calibri"/>
              </w:rPr>
              <w:t xml:space="preserve">de mot-clé de </w:t>
            </w:r>
            <w:r w:rsidRPr="07326FF8">
              <w:rPr>
                <w:rFonts w:ascii="Calibri" w:hAnsi="Calibri" w:eastAsia="Calibri" w:cs="Calibri"/>
              </w:rPr>
              <w:t>classe</w:t>
            </w:r>
          </w:p>
        </w:tc>
        <w:tc>
          <w:tcPr>
            <w:tcW w:w="4807" w:type="dxa"/>
            <w:tcBorders>
              <w:top w:val="single" w:color="auto" w:sz="8" w:space="0"/>
              <w:left w:val="single" w:color="auto" w:sz="8" w:space="0"/>
              <w:bottom w:val="single" w:color="auto" w:sz="8" w:space="0"/>
              <w:right w:val="single" w:color="auto" w:sz="8" w:space="0"/>
            </w:tcBorders>
          </w:tcPr>
          <w:p w:rsidR="00705641" w:rsidP="00705641" w:rsidRDefault="00705641" w14:paraId="675AE5BB" w14:textId="79D1865B">
            <w:pPr>
              <w:spacing w:after="0"/>
            </w:pPr>
            <w:r w:rsidRPr="07326FF8">
              <w:rPr>
                <w:rFonts w:ascii="Calibri" w:hAnsi="Calibri" w:eastAsia="Calibri" w:cs="Calibri"/>
              </w:rPr>
              <w:t xml:space="preserve">Le système </w:t>
            </w:r>
            <w:r>
              <w:rPr>
                <w:rFonts w:ascii="Calibri" w:hAnsi="Calibri" w:eastAsia="Calibri" w:cs="Calibri"/>
              </w:rPr>
              <w:t>ouvre la liste des choix de mots-clés</w:t>
            </w:r>
          </w:p>
          <w:p w:rsidR="00BB546D" w:rsidP="00BB546D" w:rsidRDefault="00BB546D" w14:paraId="05DACA03" w14:textId="0AC5F529">
            <w:pPr>
              <w:spacing w:after="0"/>
            </w:pPr>
          </w:p>
        </w:tc>
      </w:tr>
      <w:tr w:rsidR="00705641" w:rsidTr="005C03AE" w14:paraId="1989113B" w14:textId="77777777">
        <w:trPr>
          <w:trHeight w:val="300"/>
        </w:trPr>
        <w:tc>
          <w:tcPr>
            <w:tcW w:w="840" w:type="dxa"/>
            <w:tcBorders>
              <w:top w:val="single" w:color="auto" w:sz="8" w:space="0"/>
              <w:left w:val="single" w:color="auto" w:sz="8" w:space="0"/>
              <w:bottom w:val="single" w:color="auto" w:sz="8" w:space="0"/>
              <w:right w:val="single" w:color="auto" w:sz="8" w:space="0"/>
            </w:tcBorders>
          </w:tcPr>
          <w:p w:rsidRPr="07326FF8" w:rsidR="00705641" w:rsidP="00705641" w:rsidRDefault="00A36D31" w14:paraId="6453B180" w14:textId="74BEAAE1">
            <w:pPr>
              <w:spacing w:after="0"/>
              <w:jc w:val="center"/>
              <w:rPr>
                <w:rFonts w:ascii="Calibri" w:hAnsi="Calibri" w:eastAsia="Calibri" w:cs="Calibri"/>
              </w:rPr>
            </w:pPr>
            <w:r>
              <w:rPr>
                <w:rFonts w:ascii="Calibri" w:hAnsi="Calibri" w:eastAsia="Calibri" w:cs="Calibri"/>
              </w:rPr>
              <w:t>2</w:t>
            </w:r>
          </w:p>
        </w:tc>
        <w:tc>
          <w:tcPr>
            <w:tcW w:w="2978" w:type="dxa"/>
            <w:tcBorders>
              <w:top w:val="single" w:color="auto" w:sz="8" w:space="0"/>
              <w:left w:val="single" w:color="auto" w:sz="8" w:space="0"/>
              <w:bottom w:val="single" w:color="auto" w:sz="8" w:space="0"/>
              <w:right w:val="single" w:color="auto" w:sz="8" w:space="0"/>
            </w:tcBorders>
          </w:tcPr>
          <w:p w:rsidR="00705641" w:rsidP="00705641" w:rsidRDefault="00705641" w14:paraId="598DE028" w14:textId="13F409BF">
            <w:pPr>
              <w:spacing w:after="0"/>
            </w:pPr>
            <w:r w:rsidRPr="07326FF8">
              <w:rPr>
                <w:rFonts w:ascii="Calibri" w:hAnsi="Calibri" w:eastAsia="Calibri" w:cs="Calibri"/>
              </w:rPr>
              <w:t xml:space="preserve">Le programmeur </w:t>
            </w:r>
            <w:r>
              <w:rPr>
                <w:rFonts w:ascii="Calibri" w:hAnsi="Calibri" w:eastAsia="Calibri" w:cs="Calibri"/>
              </w:rPr>
              <w:t>sélectionne le mot-clé qui lui convient</w:t>
            </w:r>
          </w:p>
          <w:p w:rsidRPr="07326FF8" w:rsidR="00705641" w:rsidP="00705641" w:rsidRDefault="00705641" w14:paraId="79CD7375" w14:textId="32DD4F26">
            <w:pPr>
              <w:spacing w:after="0"/>
              <w:rPr>
                <w:rFonts w:ascii="Calibri" w:hAnsi="Calibri" w:eastAsia="Calibri" w:cs="Calibri"/>
              </w:rPr>
            </w:pPr>
            <w:r w:rsidRPr="07326FF8">
              <w:rPr>
                <w:rFonts w:ascii="Calibri" w:hAnsi="Calibri" w:eastAsia="Calibri" w:cs="Calibri"/>
              </w:rPr>
              <w:t xml:space="preserve"> </w:t>
            </w:r>
          </w:p>
        </w:tc>
        <w:tc>
          <w:tcPr>
            <w:tcW w:w="4807" w:type="dxa"/>
            <w:tcBorders>
              <w:top w:val="single" w:color="auto" w:sz="8" w:space="0"/>
              <w:left w:val="single" w:color="auto" w:sz="8" w:space="0"/>
              <w:bottom w:val="single" w:color="auto" w:sz="8" w:space="0"/>
              <w:right w:val="single" w:color="auto" w:sz="8" w:space="0"/>
            </w:tcBorders>
          </w:tcPr>
          <w:p w:rsidRPr="07326FF8" w:rsidR="00705641" w:rsidP="00705641" w:rsidRDefault="00705641" w14:paraId="59D34849" w14:textId="3E96A71E">
            <w:pPr>
              <w:spacing w:after="0"/>
              <w:rPr>
                <w:rFonts w:ascii="Calibri" w:hAnsi="Calibri" w:eastAsia="Calibri" w:cs="Calibri"/>
              </w:rPr>
            </w:pPr>
            <w:r>
              <w:rPr>
                <w:rFonts w:ascii="Calibri" w:hAnsi="Calibri" w:eastAsia="Calibri" w:cs="Calibri"/>
              </w:rPr>
              <w:t xml:space="preserve">La liste de choix de </w:t>
            </w:r>
            <w:r w:rsidR="00146A2F">
              <w:rPr>
                <w:rFonts w:ascii="Calibri" w:hAnsi="Calibri" w:eastAsia="Calibri" w:cs="Calibri"/>
              </w:rPr>
              <w:t>mots-clés</w:t>
            </w:r>
            <w:r>
              <w:rPr>
                <w:rFonts w:ascii="Calibri" w:hAnsi="Calibri" w:eastAsia="Calibri" w:cs="Calibri"/>
              </w:rPr>
              <w:t xml:space="preserve"> est fermée et la boîte combinée affiche maintenant l</w:t>
            </w:r>
            <w:r w:rsidR="00146A2F">
              <w:rPr>
                <w:rFonts w:ascii="Calibri" w:hAnsi="Calibri" w:eastAsia="Calibri" w:cs="Calibri"/>
              </w:rPr>
              <w:t xml:space="preserve">e mot-clé </w:t>
            </w:r>
            <w:r>
              <w:rPr>
                <w:rFonts w:ascii="Calibri" w:hAnsi="Calibri" w:eastAsia="Calibri" w:cs="Calibri"/>
              </w:rPr>
              <w:t>sélectionné</w:t>
            </w:r>
          </w:p>
        </w:tc>
      </w:tr>
    </w:tbl>
    <w:p w:rsidR="00BB546D" w:rsidP="00BB546D" w:rsidRDefault="00BB546D" w14:paraId="3974E8F8" w14:textId="77777777">
      <w:pPr>
        <w:rPr>
          <w:rFonts w:ascii="Calibri" w:hAnsi="Calibri" w:eastAsia="Calibri" w:cs="Calibri"/>
        </w:rPr>
      </w:pPr>
      <w:r w:rsidRPr="07326FF8">
        <w:rPr>
          <w:rFonts w:ascii="Calibri" w:hAnsi="Calibri" w:eastAsia="Calibri" w:cs="Calibri"/>
        </w:rPr>
        <w:t xml:space="preserve"> </w:t>
      </w:r>
    </w:p>
    <w:p w:rsidR="00A36D31" w:rsidP="00BB546D" w:rsidRDefault="00A36D31" w14:paraId="3E57FFF7" w14:textId="2C7D493D">
      <w:pPr>
        <w:rPr>
          <w:rFonts w:ascii="Calibri" w:hAnsi="Calibri" w:eastAsia="Calibri" w:cs="Calibri"/>
        </w:rPr>
      </w:pPr>
      <w:r>
        <w:rPr>
          <w:rFonts w:ascii="Calibri" w:hAnsi="Calibri" w:eastAsia="Calibri" w:cs="Calibri"/>
        </w:rPr>
        <w:t xml:space="preserve">Les deux </w:t>
      </w:r>
      <w:r w:rsidR="00D87D36">
        <w:rPr>
          <w:rFonts w:ascii="Calibri" w:hAnsi="Calibri" w:eastAsia="Calibri" w:cs="Calibri"/>
        </w:rPr>
        <w:t>combinaisons d’étapes (étapes 1 et 2) sont optionnelles et peuvent être réaliser dans n’importe quel ordre (en respectant l’ordre interne, 1 doit précéder 2)</w:t>
      </w:r>
    </w:p>
    <w:p w:rsidR="00A36D31" w:rsidP="00BB546D" w:rsidRDefault="00A36D31" w14:paraId="0FEC4141" w14:textId="77777777"/>
    <w:p w:rsidR="00BB546D" w:rsidP="00BB546D" w:rsidRDefault="00BB546D" w14:paraId="7D13F594" w14:textId="77777777">
      <w:r w:rsidRPr="07326FF8">
        <w:rPr>
          <w:rFonts w:ascii="Calibri Light" w:hAnsi="Calibri Light" w:eastAsia="Calibri Light" w:cs="Calibri Light"/>
          <w:b/>
          <w:bCs/>
          <w:caps/>
          <w:color w:val="0070C0"/>
        </w:rPr>
        <w:t>SPÉCIFICATIONS NON FONCTIONNELLES</w:t>
      </w:r>
      <w:r w:rsidRPr="07326FF8">
        <w:rPr>
          <w:rFonts w:ascii="Calibri Light" w:hAnsi="Calibri Light" w:eastAsia="Calibri Light" w:cs="Calibri Light"/>
          <w:caps/>
          <w:color w:val="0070C0"/>
        </w:rPr>
        <w:t xml:space="preserve"> </w:t>
      </w:r>
    </w:p>
    <w:p w:rsidR="00BB546D" w:rsidP="00BB546D" w:rsidRDefault="002C293B" w14:paraId="01C12ED2" w14:textId="44F90D9D">
      <w:pPr>
        <w:pStyle w:val="ListParagraph"/>
        <w:numPr>
          <w:ilvl w:val="0"/>
          <w:numId w:val="17"/>
        </w:numPr>
        <w:spacing w:after="0"/>
      </w:pPr>
      <w:r>
        <w:t xml:space="preserve">La classe ne peut avoir d’autres visibilités que </w:t>
      </w:r>
      <w:r w:rsidR="003127FF">
        <w:t>public, private et protected</w:t>
      </w:r>
    </w:p>
    <w:p w:rsidR="00950EC3" w:rsidP="00BB546D" w:rsidRDefault="00950EC3" w14:paraId="2459D9A9" w14:textId="2F656A00">
      <w:pPr>
        <w:pStyle w:val="ListParagraph"/>
        <w:numPr>
          <w:ilvl w:val="0"/>
          <w:numId w:val="17"/>
        </w:numPr>
        <w:spacing w:after="0"/>
      </w:pPr>
      <w:r>
        <w:t>La classe ne peut avoir d’autre mot</w:t>
      </w:r>
      <w:r w:rsidR="00354296">
        <w:t>s</w:t>
      </w:r>
      <w:r>
        <w:t xml:space="preserve">-clés que </w:t>
      </w:r>
      <w:r w:rsidR="00357E2F">
        <w:t>static, sealed</w:t>
      </w:r>
      <w:r w:rsidR="00354296">
        <w:t xml:space="preserve"> et abstract</w:t>
      </w:r>
    </w:p>
    <w:p w:rsidR="00BB546D" w:rsidP="00BB546D" w:rsidRDefault="00BB546D" w14:paraId="6B2DF219" w14:textId="77777777">
      <w:pPr>
        <w:spacing w:after="0"/>
      </w:pPr>
    </w:p>
    <w:p w:rsidR="00BB546D" w:rsidP="00BB546D" w:rsidRDefault="00BB546D" w14:paraId="5CAD91AF" w14:textId="77777777">
      <w:pPr>
        <w:pStyle w:val="Heading4"/>
        <w:rPr>
          <w:b/>
          <w:bCs/>
          <w:color w:val="0070C0"/>
        </w:rPr>
      </w:pPr>
      <w:r w:rsidRPr="77F602D1">
        <w:rPr>
          <w:b/>
          <w:bCs/>
          <w:color w:val="0070C0"/>
        </w:rPr>
        <w:t>Prototype d’écran</w:t>
      </w:r>
    </w:p>
    <w:p w:rsidR="00BB546D" w:rsidP="00BB546D" w:rsidRDefault="00BB546D" w14:paraId="09BAC703" w14:textId="389B9F63">
      <w:pPr>
        <w:pStyle w:val="ListParagraph"/>
        <w:ind w:left="0"/>
      </w:pPr>
    </w:p>
    <w:p w:rsidR="00BB546D" w:rsidP="00BB546D" w:rsidRDefault="00D84350" w14:paraId="5D7168CC" w14:textId="1A4A7ADF">
      <w:pPr>
        <w:pStyle w:val="ListParagraph"/>
        <w:ind w:left="0"/>
      </w:pPr>
      <w:r w:rsidRPr="00D84350">
        <w:rPr>
          <w:noProof/>
        </w:rPr>
        <w:drawing>
          <wp:inline distT="0" distB="0" distL="0" distR="0" wp14:anchorId="7F550C6D" wp14:editId="18F7B1EA">
            <wp:extent cx="5486400" cy="3764280"/>
            <wp:effectExtent l="0" t="0" r="0" b="7620"/>
            <wp:docPr id="1067450239" name="Image 106745023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50239" name="Image 1" descr="Une image contenant texte, capture d’écran, diagramme, Parallèle&#10;&#10;Description générée automatiquement"/>
                    <pic:cNvPicPr/>
                  </pic:nvPicPr>
                  <pic:blipFill>
                    <a:blip r:embed="rId27"/>
                    <a:stretch>
                      <a:fillRect/>
                    </a:stretch>
                  </pic:blipFill>
                  <pic:spPr>
                    <a:xfrm>
                      <a:off x="0" y="0"/>
                      <a:ext cx="5486400" cy="3764280"/>
                    </a:xfrm>
                    <a:prstGeom prst="rect">
                      <a:avLst/>
                    </a:prstGeom>
                  </pic:spPr>
                </pic:pic>
              </a:graphicData>
            </a:graphic>
          </wp:inline>
        </w:drawing>
      </w:r>
    </w:p>
    <w:p w:rsidRPr="00AA6C0E" w:rsidR="00BB546D" w:rsidP="00BB546D" w:rsidRDefault="00BB546D" w14:paraId="62CE487A" w14:textId="1CCD86D3">
      <w:pPr>
        <w:pStyle w:val="ListParagraph"/>
        <w:ind w:left="0"/>
      </w:pPr>
    </w:p>
    <w:p w:rsidR="00BB546D" w:rsidP="00BB546D" w:rsidRDefault="00BB546D" w14:paraId="1EBF5F84" w14:textId="77777777">
      <w:pPr>
        <w:pStyle w:val="ListParagraph"/>
        <w:ind w:left="0"/>
      </w:pPr>
    </w:p>
    <w:p w:rsidR="00BB546D" w:rsidP="00BB546D" w:rsidRDefault="00BB546D" w14:paraId="2EC013B6" w14:textId="77777777">
      <w:pPr>
        <w:pStyle w:val="ListParagraph"/>
        <w:ind w:left="0"/>
      </w:pPr>
    </w:p>
    <w:p w:rsidR="00BB546D" w:rsidP="00BB546D" w:rsidRDefault="00BB546D" w14:paraId="19C0EEE8" w14:textId="77777777">
      <w:pPr>
        <w:pStyle w:val="ListParagraph"/>
        <w:ind w:left="0"/>
      </w:pPr>
    </w:p>
    <w:p w:rsidR="00BB546D" w:rsidRDefault="00BB546D" w14:paraId="54D5560D" w14:textId="77777777">
      <w:pPr>
        <w:jc w:val="left"/>
        <w:rPr>
          <w:rFonts w:asciiTheme="majorHAnsi" w:hAnsiTheme="majorHAnsi" w:eastAsiaTheme="majorEastAsia" w:cstheme="majorBidi"/>
          <w:smallCaps/>
          <w:sz w:val="28"/>
          <w:szCs w:val="28"/>
        </w:rPr>
      </w:pPr>
      <w:r>
        <w:br w:type="page"/>
      </w:r>
    </w:p>
    <w:p w:rsidR="06A49C98" w:rsidP="423FF03D" w:rsidRDefault="06A49C98" w14:paraId="6FE36A94" w14:textId="07709D6F">
      <w:pPr>
        <w:pStyle w:val="Heading3"/>
        <w:rPr>
          <w:rFonts w:ascii="Calibri Light" w:hAnsi="Calibri Light" w:eastAsia="Calibri Light" w:cs="Calibri Light"/>
          <w:color w:val="1F3763"/>
          <w:sz w:val="32"/>
          <w:szCs w:val="32"/>
        </w:rPr>
      </w:pPr>
      <w:bookmarkStart w:name="_Toc1841477338" w:id="1285558831"/>
      <w:r w:rsidR="13245615">
        <w:rPr/>
        <w:t>CU-02-V ajouter un héritage</w:t>
      </w:r>
      <w:bookmarkEnd w:id="1285558831"/>
    </w:p>
    <w:p w:rsidR="06A49C98" w:rsidP="00CA176D" w:rsidRDefault="06A49C98" w14:paraId="14A58022" w14:textId="2DF01959">
      <w:pPr>
        <w:pStyle w:val="Heading4"/>
      </w:pPr>
      <w:r w:rsidRPr="2E77BDD5">
        <w:rPr>
          <w:rFonts w:ascii="Calibri Light" w:hAnsi="Calibri Light" w:eastAsia="Calibri Light" w:cs="Calibri Light"/>
          <w:b/>
          <w:color w:val="0070C0"/>
        </w:rPr>
        <w:t>FICHE DESCRIPTIVE</w:t>
      </w:r>
    </w:p>
    <w:p w:rsidR="06A49C98" w:rsidP="00D4081C" w:rsidRDefault="06A49C98" w14:paraId="28280F90" w14:textId="1918EA3E">
      <w:pPr>
        <w:spacing w:line="257" w:lineRule="auto"/>
        <w:jc w:val="left"/>
      </w:pPr>
      <w:r w:rsidRPr="6D4327BD">
        <w:rPr>
          <w:rFonts w:ascii="Calibri" w:hAnsi="Calibri" w:eastAsia="Calibri" w:cs="Calibri"/>
          <w:b/>
          <w:bCs/>
        </w:rPr>
        <w:t xml:space="preserve">Code : </w:t>
      </w:r>
      <w:r w:rsidR="00D4081C">
        <w:rPr>
          <w:rFonts w:ascii="Calibri" w:hAnsi="Calibri" w:eastAsia="Calibri" w:cs="Calibri"/>
          <w:b/>
          <w:bCs/>
        </w:rPr>
        <w:tab/>
      </w:r>
      <w:r w:rsidR="00D4081C">
        <w:rPr>
          <w:rFonts w:ascii="Calibri" w:hAnsi="Calibri" w:eastAsia="Calibri" w:cs="Calibri"/>
          <w:b/>
          <w:bCs/>
        </w:rPr>
        <w:tab/>
      </w:r>
      <w:r w:rsidRPr="6D4327BD">
        <w:rPr>
          <w:rFonts w:ascii="Calibri" w:hAnsi="Calibri" w:eastAsia="Calibri" w:cs="Calibri"/>
        </w:rPr>
        <w:t>CU-</w:t>
      </w:r>
      <w:r w:rsidRPr="3C4D8FA5">
        <w:rPr>
          <w:rFonts w:ascii="Calibri" w:hAnsi="Calibri" w:eastAsia="Calibri" w:cs="Calibri"/>
        </w:rPr>
        <w:t>02</w:t>
      </w:r>
      <w:r w:rsidRPr="6D4327BD">
        <w:rPr>
          <w:rFonts w:ascii="Calibri" w:hAnsi="Calibri" w:eastAsia="Calibri" w:cs="Calibri"/>
        </w:rPr>
        <w:t>-</w:t>
      </w:r>
      <w:r w:rsidRPr="318DA79F" w:rsidR="73708354">
        <w:rPr>
          <w:rFonts w:ascii="Calibri" w:hAnsi="Calibri" w:eastAsia="Calibri" w:cs="Calibri"/>
        </w:rPr>
        <w:t>V</w:t>
      </w:r>
      <w:r>
        <w:br/>
      </w:r>
      <w:r w:rsidRPr="6D4327BD">
        <w:rPr>
          <w:rFonts w:ascii="Calibri" w:hAnsi="Calibri" w:eastAsia="Calibri" w:cs="Calibri"/>
          <w:b/>
          <w:bCs/>
        </w:rPr>
        <w:t xml:space="preserve">Nom : </w:t>
      </w:r>
      <w:r w:rsidR="00D4081C">
        <w:rPr>
          <w:rFonts w:ascii="Calibri" w:hAnsi="Calibri" w:eastAsia="Calibri" w:cs="Calibri"/>
          <w:b/>
          <w:bCs/>
        </w:rPr>
        <w:tab/>
      </w:r>
      <w:r w:rsidR="00D4081C">
        <w:rPr>
          <w:rFonts w:ascii="Calibri" w:hAnsi="Calibri" w:eastAsia="Calibri" w:cs="Calibri"/>
          <w:b/>
          <w:bCs/>
        </w:rPr>
        <w:tab/>
      </w:r>
      <w:r w:rsidRPr="6D4327BD">
        <w:rPr>
          <w:rFonts w:ascii="Calibri" w:hAnsi="Calibri" w:eastAsia="Calibri" w:cs="Calibri"/>
        </w:rPr>
        <w:t>Ajouter un héritage</w:t>
      </w:r>
      <w:r>
        <w:br/>
      </w:r>
      <w:r w:rsidRPr="6D4327BD">
        <w:rPr>
          <w:rFonts w:ascii="Calibri" w:hAnsi="Calibri" w:eastAsia="Calibri" w:cs="Calibri"/>
          <w:b/>
          <w:bCs/>
        </w:rPr>
        <w:t xml:space="preserve">Introduit : </w:t>
      </w:r>
      <w:r w:rsidR="00D4081C">
        <w:rPr>
          <w:rFonts w:ascii="Calibri" w:hAnsi="Calibri" w:eastAsia="Calibri" w:cs="Calibri"/>
          <w:b/>
          <w:bCs/>
        </w:rPr>
        <w:tab/>
      </w:r>
      <w:r w:rsidRPr="6D4327BD">
        <w:rPr>
          <w:rFonts w:ascii="Calibri" w:hAnsi="Calibri" w:eastAsia="Calibri" w:cs="Calibri"/>
        </w:rPr>
        <w:t>0.0.1</w:t>
      </w:r>
      <w:r>
        <w:br/>
      </w:r>
      <w:r w:rsidRPr="6D4327BD">
        <w:rPr>
          <w:rFonts w:ascii="Calibri" w:hAnsi="Calibri" w:eastAsia="Calibri" w:cs="Calibri"/>
          <w:b/>
          <w:bCs/>
        </w:rPr>
        <w:t>Auteur :</w:t>
      </w:r>
      <w:r w:rsidR="00D4081C">
        <w:rPr>
          <w:rFonts w:ascii="Calibri" w:hAnsi="Calibri" w:eastAsia="Calibri" w:cs="Calibri"/>
          <w:b/>
          <w:bCs/>
        </w:rPr>
        <w:tab/>
      </w:r>
      <w:r w:rsidRPr="6D4327BD">
        <w:rPr>
          <w:rFonts w:ascii="Calibri" w:hAnsi="Calibri" w:eastAsia="Calibri" w:cs="Calibri"/>
        </w:rPr>
        <w:t>Alexandre del Fabbro</w:t>
      </w:r>
      <w:r>
        <w:br/>
      </w:r>
      <w:r w:rsidRPr="6D4327BD">
        <w:rPr>
          <w:rFonts w:ascii="Calibri" w:hAnsi="Calibri" w:eastAsia="Calibri" w:cs="Calibri"/>
        </w:rPr>
        <w:t xml:space="preserve"> </w:t>
      </w:r>
    </w:p>
    <w:p w:rsidR="06A49C98" w:rsidP="00CA176D" w:rsidRDefault="06A49C98" w14:paraId="12739771" w14:textId="1E7BB916">
      <w:pPr>
        <w:pStyle w:val="Heading4"/>
      </w:pPr>
      <w:r w:rsidRPr="2E77BDD5">
        <w:rPr>
          <w:b/>
          <w:color w:val="0070C0"/>
        </w:rPr>
        <w:t>ENTITÉ ACTRICE</w:t>
      </w:r>
    </w:p>
    <w:p w:rsidR="06A49C98" w:rsidP="00D4081C" w:rsidRDefault="06A49C98" w14:paraId="578509BA" w14:textId="3A961DA2">
      <w:pPr>
        <w:spacing w:line="257" w:lineRule="auto"/>
        <w:jc w:val="left"/>
      </w:pPr>
      <w:r w:rsidRPr="62749496">
        <w:rPr>
          <w:rFonts w:ascii="Calibri" w:hAnsi="Calibri" w:eastAsia="Calibri" w:cs="Calibri"/>
          <w:b/>
          <w:bCs/>
        </w:rPr>
        <w:t xml:space="preserve">Primaire : </w:t>
      </w:r>
      <w:r w:rsidRPr="62749496">
        <w:rPr>
          <w:rFonts w:ascii="Calibri" w:hAnsi="Calibri" w:eastAsia="Calibri" w:cs="Calibri"/>
        </w:rPr>
        <w:t>P</w:t>
      </w:r>
      <w:r w:rsidRPr="62749496" w:rsidR="221CC66F">
        <w:rPr>
          <w:rFonts w:ascii="Calibri" w:hAnsi="Calibri" w:eastAsia="Calibri" w:cs="Calibri"/>
        </w:rPr>
        <w:t>ersonne qui programme</w:t>
      </w:r>
      <w:r>
        <w:br/>
      </w:r>
      <w:r w:rsidRPr="62749496">
        <w:rPr>
          <w:rFonts w:ascii="Calibri" w:hAnsi="Calibri" w:eastAsia="Calibri" w:cs="Calibri"/>
        </w:rPr>
        <w:t xml:space="preserve"> </w:t>
      </w:r>
    </w:p>
    <w:p w:rsidR="06A49C98" w:rsidP="00C07263" w:rsidRDefault="06A49C98" w14:paraId="62D9DA8C" w14:textId="7CCFE5D9">
      <w:pPr>
        <w:pStyle w:val="Heading4"/>
        <w:rPr>
          <w:b/>
          <w:color w:val="0070C0"/>
        </w:rPr>
      </w:pPr>
      <w:bookmarkStart w:name="_Toc148648307" w:id="19"/>
      <w:r w:rsidRPr="2E77BDD5">
        <w:rPr>
          <w:b/>
          <w:color w:val="0070C0"/>
        </w:rPr>
        <w:t>DÉCLENCHEUR</w:t>
      </w:r>
      <w:r w:rsidRPr="2E77BDD5" w:rsidR="14ACCB17">
        <w:rPr>
          <w:b/>
          <w:color w:val="0070C0"/>
        </w:rPr>
        <w:t>s</w:t>
      </w:r>
      <w:bookmarkEnd w:id="19"/>
    </w:p>
    <w:p w:rsidR="06A49C98" w:rsidP="008C67AB" w:rsidRDefault="06A49C98" w14:paraId="51FC9C02" w14:textId="4F16EC69">
      <w:pPr>
        <w:pStyle w:val="ListParagraph"/>
        <w:numPr>
          <w:ilvl w:val="0"/>
          <w:numId w:val="32"/>
        </w:numPr>
        <w:spacing w:after="0"/>
      </w:pPr>
      <w:r w:rsidRPr="6D4327BD">
        <w:t xml:space="preserve">La personne </w:t>
      </w:r>
      <w:r w:rsidR="6DA8F025">
        <w:t>qui programme</w:t>
      </w:r>
      <w:r w:rsidRPr="6D4327BD">
        <w:t xml:space="preserve"> appuie sur « Ajouter un héritage » dans l’onglet « Classe ».</w:t>
      </w:r>
    </w:p>
    <w:p w:rsidR="5961F4F0" w:rsidP="36F4867F" w:rsidRDefault="5961F4F0" w14:paraId="71EA2490" w14:textId="57E2DCEA">
      <w:pPr>
        <w:pStyle w:val="ListParagraph"/>
        <w:numPr>
          <w:ilvl w:val="0"/>
          <w:numId w:val="32"/>
        </w:numPr>
        <w:spacing w:after="0"/>
      </w:pPr>
      <w:r>
        <w:t>La personne qui programme appuie sur “Ajout</w:t>
      </w:r>
      <w:r w:rsidR="209CFF10">
        <w:t xml:space="preserve">er un héritage” lors de </w:t>
      </w:r>
      <w:r w:rsidR="6F53B9AE">
        <w:t>la création d’une nouvelle classe.</w:t>
      </w:r>
    </w:p>
    <w:p w:rsidR="06A49C98" w:rsidP="00CA176D" w:rsidRDefault="06A49C98" w14:paraId="2387119C" w14:textId="452BA8D0">
      <w:pPr>
        <w:pStyle w:val="Heading4"/>
        <w:rPr>
          <w:b/>
          <w:color w:val="0070C0"/>
        </w:rPr>
      </w:pPr>
      <w:r w:rsidRPr="2E77BDD5">
        <w:rPr>
          <w:b/>
          <w:color w:val="0070C0"/>
        </w:rPr>
        <w:t>préconditions</w:t>
      </w:r>
    </w:p>
    <w:p w:rsidR="06A49C98" w:rsidP="008C67AB" w:rsidRDefault="06A49C98" w14:paraId="7D15FC1E" w14:textId="230306B9">
      <w:pPr>
        <w:pStyle w:val="ListParagraph"/>
        <w:numPr>
          <w:ilvl w:val="0"/>
          <w:numId w:val="31"/>
        </w:numPr>
        <w:spacing w:after="0"/>
      </w:pPr>
      <w:r w:rsidRPr="6D4327BD">
        <w:t>Le formulaire ouvert doit représenter une classe.</w:t>
      </w:r>
    </w:p>
    <w:p w:rsidR="19CBFC9A" w:rsidP="3B08C5EB" w:rsidRDefault="26FD29CE" w14:paraId="7B5AF0BA" w14:textId="68469ADB">
      <w:pPr>
        <w:spacing w:after="0"/>
        <w:ind w:firstLine="708"/>
      </w:pPr>
      <w:r>
        <w:t>OU</w:t>
      </w:r>
    </w:p>
    <w:p w:rsidR="36F4867F" w:rsidP="36F4867F" w:rsidRDefault="26FD29CE" w14:paraId="19073CE7" w14:textId="74785AB3">
      <w:pPr>
        <w:pStyle w:val="ListParagraph"/>
        <w:numPr>
          <w:ilvl w:val="0"/>
          <w:numId w:val="31"/>
        </w:numPr>
        <w:spacing w:after="0"/>
      </w:pPr>
      <w:r>
        <w:t>Une nouvelle classe est en création.</w:t>
      </w:r>
    </w:p>
    <w:p w:rsidR="06A49C98" w:rsidP="00CA176D" w:rsidRDefault="06A49C98" w14:paraId="397FC5AF" w14:textId="66244657">
      <w:pPr>
        <w:pStyle w:val="Heading4"/>
        <w:rPr>
          <w:b/>
          <w:color w:val="0070C0"/>
        </w:rPr>
      </w:pPr>
      <w:r w:rsidRPr="2E77BDD5">
        <w:rPr>
          <w:b/>
          <w:color w:val="0070C0"/>
        </w:rPr>
        <w:t>postconditions</w:t>
      </w:r>
    </w:p>
    <w:p w:rsidR="06A49C98" w:rsidP="008C67AB" w:rsidRDefault="06A49C98" w14:paraId="729BFEB6" w14:textId="2D28DBC8">
      <w:pPr>
        <w:pStyle w:val="ListParagraph"/>
        <w:numPr>
          <w:ilvl w:val="0"/>
          <w:numId w:val="30"/>
        </w:numPr>
        <w:spacing w:after="0"/>
      </w:pPr>
      <w:r w:rsidRPr="6D4327BD">
        <w:t>L’héritage est ajouté à la classe.</w:t>
      </w:r>
    </w:p>
    <w:p w:rsidR="06A49C98" w:rsidP="008C67AB" w:rsidRDefault="06A49C98" w14:paraId="5F0D8E5D" w14:textId="0C334F43">
      <w:pPr>
        <w:pStyle w:val="ListParagraph"/>
        <w:numPr>
          <w:ilvl w:val="0"/>
          <w:numId w:val="30"/>
        </w:numPr>
        <w:spacing w:after="0"/>
        <w:rPr/>
      </w:pPr>
      <w:r w:rsidR="13245615">
        <w:rPr/>
        <w:t xml:space="preserve">Les méthodes abstraites </w:t>
      </w:r>
      <w:r w:rsidR="291860F2">
        <w:rPr/>
        <w:t xml:space="preserve">choisies </w:t>
      </w:r>
      <w:r w:rsidR="13245615">
        <w:rPr/>
        <w:t>sont implémentées.</w:t>
      </w:r>
      <w:r>
        <w:br/>
      </w:r>
      <w:r w:rsidR="13245615">
        <w:rPr/>
        <w:t xml:space="preserve">  </w:t>
      </w:r>
    </w:p>
    <w:p w:rsidR="06A49C98" w:rsidP="3F8EEDF2" w:rsidRDefault="71822EC1" w14:paraId="7AF562FC" w14:textId="2DA89ED3">
      <w:pPr>
        <w:pStyle w:val="Heading4"/>
        <w:rPr>
          <w:b/>
          <w:bCs/>
          <w:color w:val="0070C0"/>
        </w:rPr>
      </w:pPr>
      <w:r w:rsidRPr="3F8EEDF2">
        <w:rPr>
          <w:b/>
          <w:bCs/>
          <w:color w:val="0070C0"/>
        </w:rPr>
        <w:t>Scénario nominal</w:t>
      </w:r>
    </w:p>
    <w:tbl>
      <w:tblPr>
        <w:tblStyle w:val="TableGrid"/>
        <w:tblW w:w="0" w:type="auto"/>
        <w:tblLayout w:type="fixed"/>
        <w:tblLook w:val="04A0" w:firstRow="1" w:lastRow="0" w:firstColumn="1" w:lastColumn="0" w:noHBand="0" w:noVBand="1"/>
      </w:tblPr>
      <w:tblGrid>
        <w:gridCol w:w="847"/>
        <w:gridCol w:w="2839"/>
        <w:gridCol w:w="4954"/>
      </w:tblGrid>
      <w:tr w:rsidR="6D4327BD" w:rsidTr="7C13826B" w14:paraId="2043E7ED" w14:textId="77777777">
        <w:trPr>
          <w:trHeight w:val="373"/>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3146F643" w14:textId="1604202A">
            <w:r w:rsidRPr="6D4327BD">
              <w:rPr>
                <w:rFonts w:ascii="Calibri" w:hAnsi="Calibri" w:eastAsia="Calibri" w:cs="Calibri"/>
                <w:b/>
                <w:bCs/>
                <w:sz w:val="20"/>
                <w:szCs w:val="20"/>
              </w:rPr>
              <w:t>Étape</w:t>
            </w:r>
          </w:p>
        </w:tc>
        <w:tc>
          <w:tcPr>
            <w:tcW w:w="2839"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39D560F8" w14:textId="78CA4C37">
            <w:r w:rsidRPr="6D4327BD">
              <w:rPr>
                <w:rFonts w:ascii="Calibri" w:hAnsi="Calibri" w:eastAsia="Calibri" w:cs="Calibri"/>
                <w:b/>
                <w:bCs/>
                <w:sz w:val="20"/>
                <w:szCs w:val="20"/>
              </w:rPr>
              <w:t>Action de la personne actrice principale</w:t>
            </w:r>
          </w:p>
        </w:tc>
        <w:tc>
          <w:tcPr>
            <w:tcW w:w="4954"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5772E447" w14:textId="6A643B08">
            <w:r w:rsidRPr="6D4327BD">
              <w:rPr>
                <w:rFonts w:ascii="Calibri" w:hAnsi="Calibri" w:eastAsia="Calibri" w:cs="Calibri"/>
                <w:b/>
                <w:bCs/>
                <w:sz w:val="20"/>
                <w:szCs w:val="20"/>
              </w:rPr>
              <w:t>Réponse du système</w:t>
            </w:r>
          </w:p>
        </w:tc>
      </w:tr>
      <w:tr w:rsidR="6D4327BD" w:rsidTr="7C13826B" w14:paraId="20E7355A"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3D19F175" w14:textId="3762991C">
            <w:pPr>
              <w:jc w:val="center"/>
            </w:pPr>
            <w:r w:rsidRPr="6D4327BD">
              <w:rPr>
                <w:rFonts w:ascii="Calibri" w:hAnsi="Calibri" w:eastAsia="Calibri" w:cs="Calibri"/>
                <w:sz w:val="20"/>
                <w:szCs w:val="20"/>
              </w:rPr>
              <w:t>1</w:t>
            </w:r>
          </w:p>
        </w:tc>
        <w:tc>
          <w:tcPr>
            <w:tcW w:w="2839"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2D8AA3F6" w14:textId="7037602F">
            <w:r w:rsidRPr="6D4327BD">
              <w:rPr>
                <w:rFonts w:ascii="Calibri" w:hAnsi="Calibri" w:eastAsia="Calibri" w:cs="Calibri"/>
                <w:sz w:val="20"/>
                <w:szCs w:val="20"/>
              </w:rPr>
              <w:t>La personne qui programme appuie sur le bouton « Ajouter un héritage »</w:t>
            </w:r>
          </w:p>
        </w:tc>
        <w:tc>
          <w:tcPr>
            <w:tcW w:w="4954"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55F35A0E" w14:textId="063D81A2">
            <w:r w:rsidRPr="6D4327BD">
              <w:rPr>
                <w:rFonts w:ascii="Calibri" w:hAnsi="Calibri" w:eastAsia="Calibri" w:cs="Calibri"/>
                <w:sz w:val="20"/>
                <w:szCs w:val="20"/>
              </w:rPr>
              <w:t xml:space="preserve">Le système fait apparaitre la fenêtre de sélection d’un héritage.  </w:t>
            </w:r>
          </w:p>
        </w:tc>
      </w:tr>
      <w:tr w:rsidR="6D4327BD" w:rsidTr="7C13826B" w14:paraId="521619A5"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2E915946" w14:textId="3B53F264">
            <w:pPr>
              <w:jc w:val="center"/>
            </w:pPr>
            <w:r w:rsidRPr="6D4327BD">
              <w:rPr>
                <w:rFonts w:ascii="Calibri" w:hAnsi="Calibri" w:eastAsia="Calibri" w:cs="Calibri"/>
                <w:sz w:val="20"/>
                <w:szCs w:val="20"/>
              </w:rPr>
              <w:t>2</w:t>
            </w:r>
          </w:p>
        </w:tc>
        <w:tc>
          <w:tcPr>
            <w:tcW w:w="2839"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0517FB9E" w14:textId="1B13A075">
            <w:r w:rsidRPr="6D4327BD">
              <w:rPr>
                <w:rFonts w:ascii="Calibri" w:hAnsi="Calibri" w:eastAsia="Calibri" w:cs="Calibri"/>
                <w:sz w:val="20"/>
                <w:szCs w:val="20"/>
              </w:rPr>
              <w:t>La personne qui programme sélectionne un héritage dans la liste.</w:t>
            </w:r>
          </w:p>
        </w:tc>
        <w:tc>
          <w:tcPr>
            <w:tcW w:w="4954"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7C13826B" w:rsidRDefault="6D4327BD" w14:paraId="5FD078C2" w14:textId="244CED20">
            <w:pPr>
              <w:rPr>
                <w:rFonts w:ascii="Calibri" w:hAnsi="Calibri" w:eastAsia="Calibri" w:cs="Calibri"/>
                <w:sz w:val="20"/>
                <w:szCs w:val="20"/>
              </w:rPr>
            </w:pPr>
            <w:r w:rsidRPr="7C13826B" w:rsidR="7E1E4CE4">
              <w:rPr>
                <w:rFonts w:ascii="Calibri" w:hAnsi="Calibri" w:eastAsia="Calibri" w:cs="Calibri"/>
                <w:sz w:val="20"/>
                <w:szCs w:val="20"/>
              </w:rPr>
              <w:t xml:space="preserve">Le système vérifie que l’héritage de la classe sélectionné est possible et ne constitue pas de boucle avec d’autres classes.  Le système active le bouton d’ajout et affiche la liste des méthodes abstraites </w:t>
            </w:r>
            <w:r w:rsidRPr="7C13826B" w:rsidR="41A4EC65">
              <w:rPr>
                <w:rFonts w:ascii="Calibri" w:hAnsi="Calibri" w:eastAsia="Calibri" w:cs="Calibri"/>
                <w:sz w:val="20"/>
                <w:szCs w:val="20"/>
              </w:rPr>
              <w:t>pouvant être implémentées, l’u</w:t>
            </w:r>
            <w:r w:rsidRPr="7C13826B" w:rsidR="39970371">
              <w:rPr>
                <w:rFonts w:ascii="Calibri" w:hAnsi="Calibri" w:eastAsia="Calibri" w:cs="Calibri"/>
                <w:sz w:val="20"/>
                <w:szCs w:val="20"/>
              </w:rPr>
              <w:t>tilisateur peut cocher celles qu’il veut ajouter</w:t>
            </w:r>
            <w:r w:rsidRPr="7C13826B" w:rsidR="41A4EC65">
              <w:rPr>
                <w:rFonts w:ascii="Calibri" w:hAnsi="Calibri" w:eastAsia="Calibri" w:cs="Calibri"/>
                <w:sz w:val="20"/>
                <w:szCs w:val="20"/>
              </w:rPr>
              <w:t>.</w:t>
            </w:r>
          </w:p>
        </w:tc>
      </w:tr>
      <w:tr w:rsidR="6D4327BD" w:rsidTr="7C13826B" w14:paraId="2772F3AB" w14:textId="77777777">
        <w:trPr>
          <w:trHeight w:val="300"/>
        </w:trPr>
        <w:tc>
          <w:tcPr>
            <w:tcW w:w="847"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3B62ADB8" w14:textId="00E59584">
            <w:pPr>
              <w:jc w:val="center"/>
            </w:pPr>
            <w:r w:rsidRPr="6D4327BD">
              <w:rPr>
                <w:rFonts w:ascii="Calibri" w:hAnsi="Calibri" w:eastAsia="Calibri" w:cs="Calibri"/>
                <w:sz w:val="20"/>
                <w:szCs w:val="20"/>
              </w:rPr>
              <w:t>3</w:t>
            </w:r>
          </w:p>
        </w:tc>
        <w:tc>
          <w:tcPr>
            <w:tcW w:w="2839"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0D001230" w14:textId="1D2064C5">
            <w:r w:rsidRPr="6D4327BD">
              <w:rPr>
                <w:rFonts w:ascii="Calibri" w:hAnsi="Calibri" w:eastAsia="Calibri" w:cs="Calibri"/>
                <w:sz w:val="20"/>
                <w:szCs w:val="20"/>
              </w:rPr>
              <w:t>La personne qui programme appuie sur le bouton d’ajout.</w:t>
            </w:r>
          </w:p>
        </w:tc>
        <w:tc>
          <w:tcPr>
            <w:tcW w:w="4954" w:type="dxa"/>
            <w:tcBorders>
              <w:top w:val="single" w:color="auto" w:sz="8" w:space="0"/>
              <w:left w:val="single" w:color="auto" w:sz="8" w:space="0"/>
              <w:bottom w:val="single" w:color="auto" w:sz="8" w:space="0"/>
              <w:right w:val="single" w:color="auto" w:sz="8" w:space="0"/>
            </w:tcBorders>
            <w:tcMar>
              <w:left w:w="108" w:type="dxa"/>
              <w:right w:w="108" w:type="dxa"/>
            </w:tcMar>
          </w:tcPr>
          <w:p w:rsidR="6D4327BD" w:rsidP="6D4327BD" w:rsidRDefault="6D4327BD" w14:paraId="69C0C2CE" w14:textId="28063723">
            <w:r w:rsidRPr="6D4327BD">
              <w:rPr>
                <w:rFonts w:ascii="Calibri" w:hAnsi="Calibri" w:eastAsia="Calibri" w:cs="Calibri"/>
                <w:sz w:val="20"/>
                <w:szCs w:val="20"/>
              </w:rPr>
              <w:t>Le système désactive la fenêtre.  Les méthodes abstraites du parent sont implémentées dans leurs parties respectives du formulaire.</w:t>
            </w:r>
          </w:p>
        </w:tc>
      </w:tr>
    </w:tbl>
    <w:p w:rsidR="06A49C98" w:rsidP="6D4327BD" w:rsidRDefault="06A49C98" w14:paraId="2746127E" w14:textId="28EC211B">
      <w:pPr>
        <w:pStyle w:val="Heading2"/>
      </w:pPr>
      <w:r w:rsidRPr="20C4F105">
        <w:rPr>
          <w:rFonts w:ascii="Calibri Light" w:hAnsi="Calibri Light" w:eastAsia="Calibri Light" w:cs="Calibri Light"/>
        </w:rPr>
        <w:t xml:space="preserve"> </w:t>
      </w:r>
    </w:p>
    <w:p w:rsidR="20C4F105" w:rsidP="20C4F105" w:rsidRDefault="20C4F105" w14:paraId="3C791AF0" w14:textId="286A8881"/>
    <w:p w:rsidR="20C4F105" w:rsidP="20C4F105" w:rsidRDefault="20C4F105" w14:paraId="2860734A" w14:textId="5D15795C"/>
    <w:p w:rsidR="06A49C98" w:rsidP="3F8EEDF2" w:rsidRDefault="71822EC1" w14:paraId="64F6FB5A" w14:textId="120973B6">
      <w:pPr>
        <w:pStyle w:val="Heading4"/>
        <w:rPr>
          <w:b/>
          <w:bCs/>
          <w:color w:val="0070C0"/>
        </w:rPr>
      </w:pPr>
      <w:r w:rsidRPr="20C4F105">
        <w:rPr>
          <w:b/>
          <w:bCs/>
          <w:color w:val="0070C0"/>
        </w:rPr>
        <w:t>scénarios d’extension</w:t>
      </w:r>
    </w:p>
    <w:p w:rsidR="06A49C98" w:rsidP="20C4F105" w:rsidRDefault="4A6FD6B4" w14:paraId="639B4022" w14:textId="3E0E9824">
      <w:pPr>
        <w:spacing w:after="0" w:line="257" w:lineRule="auto"/>
      </w:pPr>
      <w:r w:rsidRPr="20C4F105">
        <w:rPr>
          <w:rFonts w:ascii="Calibri" w:hAnsi="Calibri" w:eastAsia="Calibri" w:cs="Calibri"/>
        </w:rPr>
        <w:t>1a.  La classe possède déjà un héritage.</w:t>
      </w:r>
    </w:p>
    <w:p w:rsidR="06A49C98" w:rsidP="20C4F105" w:rsidRDefault="4A6FD6B4" w14:paraId="56960E85" w14:textId="2D076E00">
      <w:pPr>
        <w:pStyle w:val="ListParagraph"/>
        <w:numPr>
          <w:ilvl w:val="0"/>
          <w:numId w:val="28"/>
        </w:numPr>
        <w:spacing w:after="0"/>
      </w:pPr>
      <w:r>
        <w:t>Le message « Une classe ne peut posséder qu’un seul héritage. » devient rouge et le message « L’héritage actuel sera retiré si un nouvel héritage est implémenté et ses méthodes retirées. » est affiché.</w:t>
      </w:r>
    </w:p>
    <w:p w:rsidR="06A49C98" w:rsidP="20C4F105" w:rsidRDefault="4A6FD6B4" w14:paraId="125D7F4E" w14:textId="7AAA4AEB">
      <w:pPr>
        <w:pStyle w:val="ListParagraph"/>
        <w:numPr>
          <w:ilvl w:val="0"/>
          <w:numId w:val="28"/>
        </w:numPr>
        <w:spacing w:after="0"/>
      </w:pPr>
      <w:r>
        <w:t>Reprise à l’étape 2.</w:t>
      </w:r>
    </w:p>
    <w:p w:rsidR="06A49C98" w:rsidP="20C4F105" w:rsidRDefault="4A6FD6B4" w14:paraId="28804323" w14:textId="53982CC8">
      <w:pPr>
        <w:pStyle w:val="ListParagraph"/>
        <w:numPr>
          <w:ilvl w:val="0"/>
          <w:numId w:val="28"/>
        </w:numPr>
        <w:spacing w:after="0"/>
      </w:pPr>
      <w:r>
        <w:t>Le système remplace l’héritage original par le nouveau, enlève les méthodes héritées du premier et implémente les méthodes abstraites du nouvel héritage.</w:t>
      </w:r>
    </w:p>
    <w:p w:rsidR="06A49C98" w:rsidP="20C4F105" w:rsidRDefault="06A49C98" w14:paraId="13EBED5F" w14:textId="3781C621">
      <w:pPr>
        <w:spacing w:after="0"/>
      </w:pPr>
      <w:r>
        <w:br/>
      </w:r>
      <w:r>
        <w:t xml:space="preserve"> </w:t>
      </w:r>
      <w:r>
        <w:br/>
      </w:r>
    </w:p>
    <w:p w:rsidR="06A49C98" w:rsidP="3F8EEDF2" w:rsidRDefault="71822EC1" w14:paraId="30110B50" w14:textId="31B0009C">
      <w:pPr>
        <w:pStyle w:val="Heading4"/>
        <w:rPr>
          <w:b/>
          <w:bCs/>
          <w:color w:val="0070C0"/>
        </w:rPr>
      </w:pPr>
      <w:r w:rsidRPr="20C4F105">
        <w:rPr>
          <w:b/>
          <w:bCs/>
          <w:color w:val="0070C0"/>
        </w:rPr>
        <w:t>scénarios d’exception</w:t>
      </w:r>
    </w:p>
    <w:p w:rsidR="06A49C98" w:rsidP="6D4327BD" w:rsidRDefault="06A49C98" w14:paraId="538E9E04" w14:textId="4342795D">
      <w:pPr>
        <w:spacing w:line="257" w:lineRule="auto"/>
      </w:pPr>
      <w:r w:rsidRPr="6D4327BD">
        <w:rPr>
          <w:rFonts w:ascii="Calibri" w:hAnsi="Calibri" w:eastAsia="Calibri" w:cs="Calibri"/>
        </w:rPr>
        <w:t xml:space="preserve">2a.  La classe choisie est </w:t>
      </w:r>
      <w:r w:rsidRPr="6D4327BD">
        <w:rPr>
          <w:rFonts w:ascii="Calibri" w:hAnsi="Calibri" w:eastAsia="Calibri" w:cs="Calibri"/>
          <w:i/>
          <w:iCs/>
        </w:rPr>
        <w:t>sealed</w:t>
      </w:r>
      <w:r w:rsidRPr="6D4327BD">
        <w:rPr>
          <w:rFonts w:ascii="Calibri" w:hAnsi="Calibri" w:eastAsia="Calibri" w:cs="Calibri"/>
        </w:rPr>
        <w:t>.</w:t>
      </w:r>
    </w:p>
    <w:p w:rsidR="06A49C98" w:rsidP="008C67AB" w:rsidRDefault="06A49C98" w14:paraId="777D1A1B" w14:textId="0C20854E">
      <w:pPr>
        <w:pStyle w:val="ListParagraph"/>
        <w:numPr>
          <w:ilvl w:val="0"/>
          <w:numId w:val="27"/>
        </w:numPr>
        <w:spacing w:after="0"/>
      </w:pPr>
      <w:r w:rsidRPr="6D4327BD">
        <w:t xml:space="preserve">Le système affiche le message « La classe [nom de la classe] est </w:t>
      </w:r>
      <w:r w:rsidRPr="6D4327BD">
        <w:rPr>
          <w:i/>
          <w:iCs/>
        </w:rPr>
        <w:t>sealed</w:t>
      </w:r>
      <w:r w:rsidRPr="6D4327BD">
        <w:t>.  Son implémentation peut provoquer des problèmes à l’exportation. ».</w:t>
      </w:r>
    </w:p>
    <w:p w:rsidR="06A49C98" w:rsidP="008C67AB" w:rsidRDefault="06A49C98" w14:paraId="2B016D62" w14:textId="05639CEC">
      <w:pPr>
        <w:pStyle w:val="ListParagraph"/>
        <w:numPr>
          <w:ilvl w:val="0"/>
          <w:numId w:val="27"/>
        </w:numPr>
        <w:spacing w:after="0"/>
      </w:pPr>
      <w:r w:rsidRPr="6D4327BD">
        <w:t>Reprise à l’étape 3.</w:t>
      </w:r>
    </w:p>
    <w:p w:rsidR="06A49C98" w:rsidP="6D4327BD" w:rsidRDefault="06A49C98" w14:paraId="2A62B415" w14:textId="7A26571F">
      <w:pPr>
        <w:spacing w:line="257" w:lineRule="auto"/>
      </w:pPr>
      <w:r w:rsidRPr="6D4327BD">
        <w:rPr>
          <w:rFonts w:ascii="Calibri" w:hAnsi="Calibri" w:eastAsia="Calibri" w:cs="Calibri"/>
        </w:rPr>
        <w:t>2b.  La classe choisie cause un héritage circulaire.</w:t>
      </w:r>
    </w:p>
    <w:p w:rsidR="06A49C98" w:rsidP="008C67AB" w:rsidRDefault="06A49C98" w14:paraId="612E6BB8" w14:textId="5DC77D75">
      <w:pPr>
        <w:pStyle w:val="ListParagraph"/>
        <w:numPr>
          <w:ilvl w:val="0"/>
          <w:numId w:val="26"/>
        </w:numPr>
        <w:spacing w:after="0"/>
      </w:pPr>
      <w:r w:rsidRPr="6D4327BD">
        <w:t>Le système affiche le message « Cet héritage conduit à un héritage circulaire.  Son implémentation est impossible ».</w:t>
      </w:r>
    </w:p>
    <w:p w:rsidR="06A49C98" w:rsidP="008C67AB" w:rsidRDefault="06A49C98" w14:paraId="40293252" w14:textId="5FFDE10B">
      <w:pPr>
        <w:pStyle w:val="ListParagraph"/>
        <w:numPr>
          <w:ilvl w:val="0"/>
          <w:numId w:val="26"/>
        </w:numPr>
        <w:spacing w:after="0"/>
      </w:pPr>
      <w:r w:rsidRPr="6D4327BD">
        <w:t>Le bouton de confirmation n’est pas activé.</w:t>
      </w:r>
    </w:p>
    <w:p w:rsidR="06A49C98" w:rsidP="008C67AB" w:rsidRDefault="06A49C98" w14:paraId="605E322F" w14:textId="43CC0F70">
      <w:pPr>
        <w:pStyle w:val="ListParagraph"/>
        <w:numPr>
          <w:ilvl w:val="0"/>
          <w:numId w:val="26"/>
        </w:numPr>
        <w:spacing w:after="0"/>
      </w:pPr>
      <w:r w:rsidRPr="6D4327BD">
        <w:t>La liste des méthodes abstraites n’est pas affichée.</w:t>
      </w:r>
    </w:p>
    <w:p w:rsidR="06A49C98" w:rsidP="6D4327BD" w:rsidRDefault="06A49C98" w14:paraId="50723BA8" w14:textId="40D7BBE0">
      <w:pPr>
        <w:spacing w:line="257" w:lineRule="auto"/>
      </w:pPr>
      <w:r w:rsidRPr="6D4327BD">
        <w:rPr>
          <w:rFonts w:ascii="Calibri" w:hAnsi="Calibri" w:eastAsia="Calibri" w:cs="Calibri"/>
        </w:rPr>
        <w:t xml:space="preserve"> </w:t>
      </w:r>
    </w:p>
    <w:p w:rsidR="06A49C98" w:rsidP="3F8EEDF2" w:rsidRDefault="71822EC1" w14:paraId="58D7DCBF" w14:textId="3C9D1EA7">
      <w:pPr>
        <w:pStyle w:val="Heading4"/>
        <w:rPr>
          <w:b/>
          <w:bCs/>
          <w:color w:val="0070C0"/>
        </w:rPr>
      </w:pPr>
      <w:r w:rsidRPr="3F8EEDF2">
        <w:rPr>
          <w:b/>
          <w:bCs/>
          <w:color w:val="0070C0"/>
        </w:rPr>
        <w:t>spécifications non fonctionnelles</w:t>
      </w:r>
    </w:p>
    <w:p w:rsidR="06A49C98" w:rsidP="008C67AB" w:rsidRDefault="06A49C98" w14:paraId="5D5AD505" w14:textId="6C0F004D">
      <w:pPr>
        <w:pStyle w:val="ListParagraph"/>
        <w:numPr>
          <w:ilvl w:val="0"/>
          <w:numId w:val="25"/>
        </w:numPr>
        <w:spacing w:after="0"/>
      </w:pPr>
      <w:r w:rsidRPr="6D4327BD">
        <w:t>Utiliser la fenêtre pour lister toutes les classes.</w:t>
      </w:r>
    </w:p>
    <w:p w:rsidR="06A49C98" w:rsidP="008C67AB" w:rsidRDefault="06A49C98" w14:paraId="13A934E6" w14:textId="7F313BAD">
      <w:pPr>
        <w:pStyle w:val="ListParagraph"/>
        <w:numPr>
          <w:ilvl w:val="0"/>
          <w:numId w:val="25"/>
        </w:numPr>
        <w:spacing w:after="0"/>
      </w:pPr>
      <w:r w:rsidRPr="6D4327BD">
        <w:t>Sélectionner une classe pour lister les méthodes abstraites.</w:t>
      </w:r>
    </w:p>
    <w:p w:rsidR="06A49C98" w:rsidP="008C67AB" w:rsidRDefault="06A49C98" w14:paraId="70967C27" w14:textId="2F8325DA">
      <w:pPr>
        <w:pStyle w:val="ListParagraph"/>
        <w:numPr>
          <w:ilvl w:val="0"/>
          <w:numId w:val="25"/>
        </w:numPr>
        <w:spacing w:after="0"/>
      </w:pPr>
      <w:r w:rsidRPr="6D4327BD">
        <w:t>L’ouverture de la fenêtre contextuelle désactive le reste de l’application.</w:t>
      </w:r>
      <w:r>
        <w:br/>
      </w:r>
      <w:r w:rsidRPr="6D4327BD">
        <w:t xml:space="preserve"> </w:t>
      </w:r>
      <w:r>
        <w:br/>
      </w:r>
    </w:p>
    <w:p w:rsidR="23CE08D4" w:rsidP="7C13826B" w:rsidRDefault="23CE08D4" w14:paraId="126AC430" w14:textId="4BFA5E2C">
      <w:pPr>
        <w:pStyle w:val="Normal"/>
      </w:pPr>
      <w:r>
        <w:br w:type="page"/>
      </w:r>
    </w:p>
    <w:p w:rsidR="21F9664D" w:rsidP="77F602D1" w:rsidRDefault="21F9664D" w14:paraId="7BD7ACDE" w14:textId="646058C4">
      <w:pPr>
        <w:pStyle w:val="Heading4"/>
        <w:rPr>
          <w:b/>
          <w:bCs/>
          <w:color w:val="0070C0"/>
        </w:rPr>
      </w:pPr>
      <w:r w:rsidRPr="7C13826B" w:rsidR="42AC3652">
        <w:rPr>
          <w:b w:val="1"/>
          <w:bCs w:val="1"/>
          <w:color w:val="0070C0"/>
        </w:rPr>
        <w:t>Prototype d’écran</w:t>
      </w:r>
    </w:p>
    <w:p w:rsidR="77F602D1" w:rsidP="7C13826B" w:rsidRDefault="77F602D1" w14:paraId="28A3CF9D" w14:textId="726FB551">
      <w:pPr>
        <w:pStyle w:val="Normal"/>
      </w:pPr>
      <w:r w:rsidR="12F8484A">
        <w:drawing>
          <wp:inline wp14:editId="1F17CE1B" wp14:anchorId="50505A4E">
            <wp:extent cx="5486400" cy="3154680"/>
            <wp:effectExtent l="0" t="0" r="0" b="0"/>
            <wp:docPr id="301165143" name="" title=""/>
            <wp:cNvGraphicFramePr>
              <a:graphicFrameLocks noChangeAspect="1"/>
            </wp:cNvGraphicFramePr>
            <a:graphic>
              <a:graphicData uri="http://schemas.openxmlformats.org/drawingml/2006/picture">
                <pic:pic>
                  <pic:nvPicPr>
                    <pic:cNvPr id="0" name=""/>
                    <pic:cNvPicPr/>
                  </pic:nvPicPr>
                  <pic:blipFill>
                    <a:blip r:embed="R614601e216344ee0">
                      <a:extLst>
                        <a:ext xmlns:a="http://schemas.openxmlformats.org/drawingml/2006/main" uri="{28A0092B-C50C-407E-A947-70E740481C1C}">
                          <a14:useLocalDpi val="0"/>
                        </a:ext>
                      </a:extLst>
                    </a:blip>
                    <a:stretch>
                      <a:fillRect/>
                    </a:stretch>
                  </pic:blipFill>
                  <pic:spPr>
                    <a:xfrm>
                      <a:off x="0" y="0"/>
                      <a:ext cx="5486400" cy="3154680"/>
                    </a:xfrm>
                    <a:prstGeom prst="rect">
                      <a:avLst/>
                    </a:prstGeom>
                  </pic:spPr>
                </pic:pic>
              </a:graphicData>
            </a:graphic>
          </wp:inline>
        </w:drawing>
      </w:r>
    </w:p>
    <w:p w:rsidRPr="00AA6C0E" w:rsidR="00581465" w:rsidP="00F14302" w:rsidRDefault="00581465" w14:paraId="3C5783EF" w14:textId="2AA8780B">
      <w:pPr>
        <w:pStyle w:val="ListParagraph"/>
        <w:ind w:left="0"/>
      </w:pPr>
      <w:r w:rsidR="12F8484A">
        <w:drawing>
          <wp:inline wp14:editId="4B580A5C" wp14:anchorId="6ABE7A57">
            <wp:extent cx="5486400" cy="3366314"/>
            <wp:effectExtent l="0" t="0" r="0" b="0"/>
            <wp:docPr id="313830095" name="" title=""/>
            <wp:cNvGraphicFramePr>
              <a:graphicFrameLocks noChangeAspect="1"/>
            </wp:cNvGraphicFramePr>
            <a:graphic>
              <a:graphicData uri="http://schemas.openxmlformats.org/drawingml/2006/picture">
                <pic:pic>
                  <pic:nvPicPr>
                    <pic:cNvPr id="0" name=""/>
                    <pic:cNvPicPr/>
                  </pic:nvPicPr>
                  <pic:blipFill>
                    <a:blip r:embed="R03a6f442aa714e70">
                      <a:extLst>
                        <a:ext xmlns:a="http://schemas.openxmlformats.org/drawingml/2006/main" uri="{28A0092B-C50C-407E-A947-70E740481C1C}">
                          <a14:useLocalDpi val="0"/>
                        </a:ext>
                      </a:extLst>
                    </a:blip>
                    <a:stretch>
                      <a:fillRect/>
                    </a:stretch>
                  </pic:blipFill>
                  <pic:spPr>
                    <a:xfrm>
                      <a:off x="0" y="0"/>
                      <a:ext cx="5486400" cy="3366314"/>
                    </a:xfrm>
                    <a:prstGeom prst="rect">
                      <a:avLst/>
                    </a:prstGeom>
                  </pic:spPr>
                </pic:pic>
              </a:graphicData>
            </a:graphic>
          </wp:inline>
        </w:drawing>
      </w:r>
    </w:p>
    <w:p w:rsidR="5DDD5A52" w:rsidP="0412ADFF" w:rsidRDefault="5DDD5A52" w14:paraId="0F0F1447" w14:textId="36D54BD8">
      <w:pPr>
        <w:pStyle w:val="ListParagraph"/>
        <w:ind w:left="0"/>
      </w:pPr>
    </w:p>
    <w:p w:rsidR="74D280AC" w:rsidP="7C13826B" w:rsidRDefault="637075C0" w14:paraId="5C14786E" w14:textId="7AD3B878">
      <w:pPr>
        <w:pStyle w:val="Heading3"/>
        <w:suppressLineNumbers w:val="0"/>
        <w:bidi w:val="0"/>
        <w:spacing w:before="120" w:beforeAutospacing="off" w:after="0" w:afterAutospacing="off" w:line="240" w:lineRule="auto"/>
        <w:ind w:left="0" w:right="0"/>
        <w:jc w:val="both"/>
        <w:rPr>
          <w:rFonts w:ascii="Calibri Light" w:hAnsi="Calibri Light" w:eastAsia="Calibri Light" w:cs="Calibri Light"/>
          <w:color w:val="1F3763"/>
          <w:sz w:val="32"/>
          <w:szCs w:val="32"/>
        </w:rPr>
      </w:pPr>
      <w:r w:rsidR="04BA72C4">
        <w:rPr/>
        <w:t>CU-01-II Ouvrir un projet</w:t>
      </w:r>
    </w:p>
    <w:p w:rsidR="74D280AC" w:rsidP="7C13826B" w:rsidRDefault="637075C0" w14:paraId="59989577" w14:textId="2DF01959">
      <w:pPr>
        <w:pStyle w:val="Heading4"/>
        <w:ind/>
      </w:pPr>
      <w:r w:rsidRPr="7C13826B" w:rsidR="04BA72C4">
        <w:rPr>
          <w:rFonts w:ascii="Calibri Light" w:hAnsi="Calibri Light" w:eastAsia="Calibri Light" w:cs="Calibri Light"/>
          <w:b w:val="1"/>
          <w:bCs w:val="1"/>
          <w:color w:val="0070C0"/>
        </w:rPr>
        <w:t>FICHE DESCRIPTIVE</w:t>
      </w:r>
    </w:p>
    <w:p w:rsidR="74D280AC" w:rsidP="7C13826B" w:rsidRDefault="637075C0" w14:paraId="695DB8BA" w14:textId="423A5A96">
      <w:pPr>
        <w:pStyle w:val="Normal"/>
        <w:suppressLineNumbers w:val="0"/>
        <w:bidi w:val="0"/>
        <w:spacing w:before="0" w:beforeAutospacing="off" w:after="160" w:afterAutospacing="off" w:line="257" w:lineRule="auto"/>
        <w:ind w:left="0" w:right="0"/>
        <w:jc w:val="left"/>
      </w:pPr>
      <w:r w:rsidRPr="7C13826B" w:rsidR="04BA72C4">
        <w:rPr>
          <w:rFonts w:ascii="Calibri" w:hAnsi="Calibri" w:eastAsia="Calibri" w:cs="Calibri"/>
          <w:b w:val="1"/>
          <w:bCs w:val="1"/>
        </w:rPr>
        <w:t xml:space="preserve">Code : </w:t>
      </w:r>
      <w:r>
        <w:tab/>
      </w:r>
      <w:r>
        <w:tab/>
      </w:r>
      <w:r w:rsidRPr="7C13826B" w:rsidR="04BA72C4">
        <w:rPr>
          <w:rFonts w:ascii="Calibri" w:hAnsi="Calibri" w:eastAsia="Calibri" w:cs="Calibri"/>
        </w:rPr>
        <w:t>CU-01-II</w:t>
      </w:r>
      <w:r>
        <w:br/>
      </w:r>
      <w:r w:rsidRPr="7C13826B" w:rsidR="04BA72C4">
        <w:rPr>
          <w:rFonts w:ascii="Calibri" w:hAnsi="Calibri" w:eastAsia="Calibri" w:cs="Calibri"/>
          <w:b w:val="1"/>
          <w:bCs w:val="1"/>
        </w:rPr>
        <w:t xml:space="preserve">Nom : </w:t>
      </w:r>
      <w:r>
        <w:tab/>
      </w:r>
      <w:r>
        <w:tab/>
      </w:r>
      <w:r w:rsidRPr="7C13826B" w:rsidR="04BA72C4">
        <w:rPr>
          <w:rFonts w:ascii="Calibri" w:hAnsi="Calibri" w:eastAsia="Calibri" w:cs="Calibri"/>
        </w:rPr>
        <w:t>Ouvrir un projet</w:t>
      </w:r>
      <w:r>
        <w:br/>
      </w:r>
      <w:r w:rsidRPr="7C13826B" w:rsidR="04BA72C4">
        <w:rPr>
          <w:rFonts w:ascii="Calibri" w:hAnsi="Calibri" w:eastAsia="Calibri" w:cs="Calibri"/>
          <w:b w:val="1"/>
          <w:bCs w:val="1"/>
        </w:rPr>
        <w:t xml:space="preserve">Introduit : </w:t>
      </w:r>
      <w:r>
        <w:tab/>
      </w:r>
      <w:r w:rsidRPr="7C13826B" w:rsidR="04BA72C4">
        <w:rPr>
          <w:rFonts w:ascii="Calibri" w:hAnsi="Calibri" w:eastAsia="Calibri" w:cs="Calibri"/>
        </w:rPr>
        <w:t>0.0.1</w:t>
      </w:r>
      <w:r>
        <w:br/>
      </w:r>
      <w:r w:rsidRPr="7C13826B" w:rsidR="04BA72C4">
        <w:rPr>
          <w:rFonts w:ascii="Calibri" w:hAnsi="Calibri" w:eastAsia="Calibri" w:cs="Calibri"/>
          <w:b w:val="1"/>
          <w:bCs w:val="1"/>
        </w:rPr>
        <w:t>Auteur :</w:t>
      </w:r>
      <w:r>
        <w:tab/>
      </w:r>
      <w:r w:rsidRPr="7C13826B" w:rsidR="04BA72C4">
        <w:rPr>
          <w:rFonts w:ascii="Calibri" w:hAnsi="Calibri" w:eastAsia="Calibri" w:cs="Calibri"/>
        </w:rPr>
        <w:t xml:space="preserve">Alexandre </w:t>
      </w:r>
      <w:r w:rsidRPr="7C13826B" w:rsidR="04BA72C4">
        <w:rPr>
          <w:rFonts w:ascii="Calibri" w:hAnsi="Calibri" w:eastAsia="Calibri" w:cs="Calibri"/>
        </w:rPr>
        <w:t>del</w:t>
      </w:r>
      <w:r w:rsidRPr="7C13826B" w:rsidR="04BA72C4">
        <w:rPr>
          <w:rFonts w:ascii="Calibri" w:hAnsi="Calibri" w:eastAsia="Calibri" w:cs="Calibri"/>
        </w:rPr>
        <w:t xml:space="preserve"> Fabbro</w:t>
      </w:r>
      <w:r>
        <w:br/>
      </w:r>
      <w:r w:rsidRPr="7C13826B" w:rsidR="04BA72C4">
        <w:rPr>
          <w:rFonts w:ascii="Calibri" w:hAnsi="Calibri" w:eastAsia="Calibri" w:cs="Calibri"/>
        </w:rPr>
        <w:t xml:space="preserve"> </w:t>
      </w:r>
    </w:p>
    <w:p w:rsidR="74D280AC" w:rsidP="7C13826B" w:rsidRDefault="637075C0" w14:paraId="11E7403E" w14:textId="1E7BB916">
      <w:pPr>
        <w:pStyle w:val="Heading4"/>
        <w:ind/>
      </w:pPr>
      <w:r w:rsidRPr="7C13826B" w:rsidR="04BA72C4">
        <w:rPr>
          <w:b w:val="1"/>
          <w:bCs w:val="1"/>
          <w:color w:val="0070C0"/>
        </w:rPr>
        <w:t>ENTITÉ ACTRICE</w:t>
      </w:r>
    </w:p>
    <w:p w:rsidR="74D280AC" w:rsidP="7C13826B" w:rsidRDefault="637075C0" w14:paraId="38E70464" w14:textId="3A961DA2">
      <w:pPr>
        <w:spacing w:line="257" w:lineRule="auto"/>
        <w:ind/>
        <w:jc w:val="left"/>
      </w:pPr>
      <w:r w:rsidRPr="7C13826B" w:rsidR="04BA72C4">
        <w:rPr>
          <w:rFonts w:ascii="Calibri" w:hAnsi="Calibri" w:eastAsia="Calibri" w:cs="Calibri"/>
          <w:b w:val="1"/>
          <w:bCs w:val="1"/>
        </w:rPr>
        <w:t xml:space="preserve">Primaire : </w:t>
      </w:r>
      <w:r w:rsidRPr="7C13826B" w:rsidR="04BA72C4">
        <w:rPr>
          <w:rFonts w:ascii="Calibri" w:hAnsi="Calibri" w:eastAsia="Calibri" w:cs="Calibri"/>
        </w:rPr>
        <w:t>Personne qui programme</w:t>
      </w:r>
      <w:r>
        <w:br/>
      </w:r>
      <w:r w:rsidRPr="7C13826B" w:rsidR="04BA72C4">
        <w:rPr>
          <w:rFonts w:ascii="Calibri" w:hAnsi="Calibri" w:eastAsia="Calibri" w:cs="Calibri"/>
        </w:rPr>
        <w:t xml:space="preserve"> </w:t>
      </w:r>
    </w:p>
    <w:p w:rsidR="74D280AC" w:rsidP="7C13826B" w:rsidRDefault="637075C0" w14:paraId="694DD0CE" w14:textId="7CCFE5D9">
      <w:pPr>
        <w:pStyle w:val="Heading4"/>
        <w:ind/>
        <w:rPr>
          <w:b w:val="1"/>
          <w:bCs w:val="1"/>
          <w:color w:val="0070C0"/>
        </w:rPr>
      </w:pPr>
      <w:r w:rsidRPr="7C13826B" w:rsidR="04BA72C4">
        <w:rPr>
          <w:b w:val="1"/>
          <w:bCs w:val="1"/>
          <w:color w:val="0070C0"/>
        </w:rPr>
        <w:t>DÉCLENCHEURs</w:t>
      </w:r>
    </w:p>
    <w:p w:rsidR="74D280AC" w:rsidP="7C13826B" w:rsidRDefault="637075C0" w14:paraId="3BAD4E36" w14:textId="53E6049D">
      <w:pPr>
        <w:pStyle w:val="ListParagraph"/>
        <w:numPr>
          <w:ilvl w:val="0"/>
          <w:numId w:val="48"/>
        </w:numPr>
        <w:spacing w:after="0"/>
        <w:ind/>
        <w:rPr/>
      </w:pPr>
      <w:r w:rsidR="04BA72C4">
        <w:rPr/>
        <w:t>Lorsque le programme s’ouvre, la personne qui programme appuie sur “Ouvrir un projet” dans la fenêtre contextuelle qui apparait.</w:t>
      </w:r>
    </w:p>
    <w:p w:rsidR="74D280AC" w:rsidP="7C13826B" w:rsidRDefault="637075C0" w14:paraId="6817BAE8" w14:textId="0306A30F">
      <w:pPr>
        <w:pStyle w:val="ListParagraph"/>
        <w:numPr>
          <w:ilvl w:val="0"/>
          <w:numId w:val="48"/>
        </w:numPr>
        <w:suppressLineNumbers w:val="0"/>
        <w:bidi w:val="0"/>
        <w:spacing w:before="0" w:beforeAutospacing="off" w:after="0" w:afterAutospacing="off" w:line="259" w:lineRule="auto"/>
        <w:ind w:right="0"/>
        <w:jc w:val="both"/>
        <w:rPr/>
      </w:pPr>
      <w:r w:rsidR="04BA72C4">
        <w:rPr/>
        <w:t xml:space="preserve">La personne qui programme </w:t>
      </w:r>
      <w:r w:rsidR="04BA72C4">
        <w:rPr/>
        <w:t>appuis sur</w:t>
      </w:r>
      <w:r w:rsidR="04BA72C4">
        <w:rPr/>
        <w:t xml:space="preserve"> “Ouvrir un projet” dans le menu “Projet” de l’interface principale.</w:t>
      </w:r>
    </w:p>
    <w:p w:rsidR="74D280AC" w:rsidP="7C13826B" w:rsidRDefault="637075C0" w14:paraId="0F36B826" w14:textId="452BA8D0">
      <w:pPr>
        <w:pStyle w:val="Heading4"/>
        <w:ind/>
        <w:rPr>
          <w:b w:val="1"/>
          <w:bCs w:val="1"/>
          <w:color w:val="0070C0"/>
        </w:rPr>
      </w:pPr>
      <w:r w:rsidRPr="7C13826B" w:rsidR="04BA72C4">
        <w:rPr>
          <w:b w:val="1"/>
          <w:bCs w:val="1"/>
          <w:color w:val="0070C0"/>
        </w:rPr>
        <w:t>préconditions</w:t>
      </w:r>
    </w:p>
    <w:p w:rsidR="74D280AC" w:rsidP="7C13826B" w:rsidRDefault="637075C0" w14:paraId="7133F6A4" w14:textId="7ACE8422">
      <w:pPr>
        <w:pStyle w:val="ListParagraph"/>
        <w:numPr>
          <w:ilvl w:val="0"/>
          <w:numId w:val="49"/>
        </w:numPr>
        <w:suppressLineNumbers w:val="0"/>
        <w:bidi w:val="0"/>
        <w:spacing w:before="0" w:beforeAutospacing="off" w:after="0" w:afterAutospacing="off" w:line="259" w:lineRule="auto"/>
        <w:ind w:left="720" w:right="0" w:hanging="360"/>
        <w:jc w:val="both"/>
        <w:rPr/>
      </w:pPr>
      <w:r w:rsidR="04BA72C4">
        <w:rPr/>
        <w:t>Un projet doit exister.</w:t>
      </w:r>
    </w:p>
    <w:p w:rsidR="74D280AC" w:rsidP="7C13826B" w:rsidRDefault="637075C0" w14:paraId="1E1D3D9A" w14:textId="66244657">
      <w:pPr>
        <w:pStyle w:val="Heading4"/>
        <w:ind/>
        <w:rPr>
          <w:b w:val="1"/>
          <w:bCs w:val="1"/>
          <w:color w:val="0070C0"/>
        </w:rPr>
      </w:pPr>
      <w:r w:rsidRPr="7C13826B" w:rsidR="04BA72C4">
        <w:rPr>
          <w:b w:val="1"/>
          <w:bCs w:val="1"/>
          <w:color w:val="0070C0"/>
        </w:rPr>
        <w:t>postconditions</w:t>
      </w:r>
    </w:p>
    <w:p w:rsidR="74D280AC" w:rsidP="7C13826B" w:rsidRDefault="637075C0" w14:paraId="19A5FF36" w14:textId="129504B3">
      <w:pPr>
        <w:pStyle w:val="ListParagraph"/>
        <w:numPr>
          <w:ilvl w:val="0"/>
          <w:numId w:val="50"/>
        </w:numPr>
        <w:spacing w:after="0"/>
        <w:ind/>
        <w:rPr/>
      </w:pPr>
      <w:r w:rsidR="04BA72C4">
        <w:rPr/>
        <w:t>L'in</w:t>
      </w:r>
      <w:r w:rsidR="6156AFBF">
        <w:rPr/>
        <w:t>terface principale présente le projet ouvert.</w:t>
      </w:r>
      <w:r>
        <w:br/>
      </w:r>
      <w:r w:rsidR="04BA72C4">
        <w:rPr/>
        <w:t xml:space="preserve">  </w:t>
      </w:r>
    </w:p>
    <w:p w:rsidR="74D280AC" w:rsidP="7C13826B" w:rsidRDefault="637075C0" w14:paraId="4A0CE6AE" w14:textId="2DA89ED3">
      <w:pPr>
        <w:pStyle w:val="Heading4"/>
        <w:ind/>
        <w:rPr>
          <w:b w:val="1"/>
          <w:bCs w:val="1"/>
          <w:color w:val="0070C0"/>
        </w:rPr>
      </w:pPr>
      <w:r w:rsidRPr="7C13826B" w:rsidR="04BA72C4">
        <w:rPr>
          <w:b w:val="1"/>
          <w:bCs w:val="1"/>
          <w:color w:val="0070C0"/>
        </w:rPr>
        <w:t>Scénario nominal</w:t>
      </w:r>
    </w:p>
    <w:tbl>
      <w:tblPr>
        <w:tblStyle w:val="TableGrid"/>
        <w:tblW w:w="0" w:type="auto"/>
        <w:tblLook w:val="04A0" w:firstRow="1" w:lastRow="0" w:firstColumn="1" w:lastColumn="0" w:noHBand="0" w:noVBand="1"/>
      </w:tblPr>
      <w:tblGrid>
        <w:gridCol w:w="847"/>
        <w:gridCol w:w="2839"/>
        <w:gridCol w:w="4954"/>
      </w:tblGrid>
      <w:tr w:rsidR="7C13826B" w:rsidTr="7C13826B" w14:paraId="3983784E">
        <w:trPr>
          <w:trHeight w:val="373"/>
        </w:trPr>
        <w:tc>
          <w:tcPr>
            <w:tcW w:w="847" w:type="dxa"/>
            <w:tcBorders>
              <w:top w:val="single" w:color="auto" w:sz="8"/>
              <w:left w:val="single" w:color="auto" w:sz="8"/>
              <w:bottom w:val="single" w:color="auto" w:sz="8"/>
              <w:right w:val="single" w:color="auto" w:sz="8"/>
            </w:tcBorders>
            <w:tcMar>
              <w:left w:w="108" w:type="dxa"/>
              <w:right w:w="108" w:type="dxa"/>
            </w:tcMar>
          </w:tcPr>
          <w:p w:rsidR="7C13826B" w:rsidRDefault="7C13826B" w14:paraId="57606DC7" w14:textId="1604202A">
            <w:r w:rsidRPr="7C13826B" w:rsidR="7C13826B">
              <w:rPr>
                <w:rFonts w:ascii="Calibri" w:hAnsi="Calibri" w:eastAsia="Calibri" w:cs="Calibri"/>
                <w:b w:val="1"/>
                <w:bCs w:val="1"/>
                <w:sz w:val="20"/>
                <w:szCs w:val="20"/>
              </w:rPr>
              <w:t>Étape</w:t>
            </w:r>
          </w:p>
        </w:tc>
        <w:tc>
          <w:tcPr>
            <w:tcW w:w="2839" w:type="dxa"/>
            <w:tcBorders>
              <w:top w:val="single" w:color="auto" w:sz="8"/>
              <w:left w:val="single" w:color="auto" w:sz="8"/>
              <w:bottom w:val="single" w:color="auto" w:sz="8"/>
              <w:right w:val="single" w:color="auto" w:sz="8"/>
            </w:tcBorders>
            <w:tcMar>
              <w:left w:w="108" w:type="dxa"/>
              <w:right w:w="108" w:type="dxa"/>
            </w:tcMar>
          </w:tcPr>
          <w:p w:rsidR="7C13826B" w:rsidRDefault="7C13826B" w14:paraId="4DABCA09" w14:textId="78CA4C37">
            <w:r w:rsidRPr="7C13826B" w:rsidR="7C13826B">
              <w:rPr>
                <w:rFonts w:ascii="Calibri" w:hAnsi="Calibri" w:eastAsia="Calibri" w:cs="Calibri"/>
                <w:b w:val="1"/>
                <w:bCs w:val="1"/>
                <w:sz w:val="20"/>
                <w:szCs w:val="20"/>
              </w:rPr>
              <w:t>Action de la personne actrice principale</w:t>
            </w:r>
          </w:p>
        </w:tc>
        <w:tc>
          <w:tcPr>
            <w:tcW w:w="4954" w:type="dxa"/>
            <w:tcBorders>
              <w:top w:val="single" w:color="auto" w:sz="8"/>
              <w:left w:val="single" w:color="auto" w:sz="8"/>
              <w:bottom w:val="single" w:color="auto" w:sz="8"/>
              <w:right w:val="single" w:color="auto" w:sz="8"/>
            </w:tcBorders>
            <w:tcMar>
              <w:left w:w="108" w:type="dxa"/>
              <w:right w:w="108" w:type="dxa"/>
            </w:tcMar>
          </w:tcPr>
          <w:p w:rsidR="7C13826B" w:rsidRDefault="7C13826B" w14:paraId="278926B3" w14:textId="6A643B08">
            <w:r w:rsidRPr="7C13826B" w:rsidR="7C13826B">
              <w:rPr>
                <w:rFonts w:ascii="Calibri" w:hAnsi="Calibri" w:eastAsia="Calibri" w:cs="Calibri"/>
                <w:b w:val="1"/>
                <w:bCs w:val="1"/>
                <w:sz w:val="20"/>
                <w:szCs w:val="20"/>
              </w:rPr>
              <w:t>Réponse du système</w:t>
            </w:r>
          </w:p>
        </w:tc>
      </w:tr>
      <w:tr w:rsidR="7C13826B" w:rsidTr="7C13826B" w14:paraId="0EAAB002">
        <w:trPr>
          <w:trHeight w:val="300"/>
        </w:trPr>
        <w:tc>
          <w:tcPr>
            <w:tcW w:w="847"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206CCE3B" w14:textId="3762991C">
            <w:pPr>
              <w:jc w:val="center"/>
            </w:pPr>
            <w:r w:rsidRPr="7C13826B" w:rsidR="7C13826B">
              <w:rPr>
                <w:rFonts w:ascii="Calibri" w:hAnsi="Calibri" w:eastAsia="Calibri" w:cs="Calibri"/>
                <w:sz w:val="20"/>
                <w:szCs w:val="20"/>
              </w:rPr>
              <w:t>1</w:t>
            </w:r>
          </w:p>
        </w:tc>
        <w:tc>
          <w:tcPr>
            <w:tcW w:w="2839" w:type="dxa"/>
            <w:tcBorders>
              <w:top w:val="single" w:color="auto" w:sz="8"/>
              <w:left w:val="single" w:color="auto" w:sz="8"/>
              <w:bottom w:val="single" w:color="auto" w:sz="8"/>
              <w:right w:val="single" w:color="auto" w:sz="8"/>
            </w:tcBorders>
            <w:tcMar>
              <w:left w:w="108" w:type="dxa"/>
              <w:right w:w="108" w:type="dxa"/>
            </w:tcMar>
          </w:tcPr>
          <w:p w:rsidR="7C13826B" w:rsidRDefault="7C13826B" w14:paraId="4D29074E" w14:textId="65E652C3">
            <w:r w:rsidRPr="7C13826B" w:rsidR="7C13826B">
              <w:rPr>
                <w:rFonts w:ascii="Calibri" w:hAnsi="Calibri" w:eastAsia="Calibri" w:cs="Calibri"/>
                <w:sz w:val="20"/>
                <w:szCs w:val="20"/>
              </w:rPr>
              <w:t xml:space="preserve">La personne qui programme appuie sur le bouton </w:t>
            </w:r>
            <w:r w:rsidRPr="7C13826B" w:rsidR="364654EC">
              <w:rPr>
                <w:rFonts w:ascii="Calibri" w:hAnsi="Calibri" w:eastAsia="Calibri" w:cs="Calibri"/>
                <w:sz w:val="20"/>
                <w:szCs w:val="20"/>
              </w:rPr>
              <w:t>"Ouvrir un projet”.</w:t>
            </w:r>
          </w:p>
        </w:tc>
        <w:tc>
          <w:tcPr>
            <w:tcW w:w="4954"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2D951AD3" w14:textId="19B155FE">
            <w:pPr>
              <w:rPr>
                <w:rFonts w:ascii="Calibri" w:hAnsi="Calibri" w:eastAsia="Calibri" w:cs="Calibri"/>
                <w:sz w:val="20"/>
                <w:szCs w:val="20"/>
              </w:rPr>
            </w:pPr>
            <w:r w:rsidRPr="7C13826B" w:rsidR="7C13826B">
              <w:rPr>
                <w:rFonts w:ascii="Calibri" w:hAnsi="Calibri" w:eastAsia="Calibri" w:cs="Calibri"/>
                <w:sz w:val="20"/>
                <w:szCs w:val="20"/>
              </w:rPr>
              <w:t xml:space="preserve">Le système fait apparaitre la fenêtre </w:t>
            </w:r>
            <w:r w:rsidRPr="7C13826B" w:rsidR="0ED169EF">
              <w:rPr>
                <w:rFonts w:ascii="Calibri" w:hAnsi="Calibri" w:eastAsia="Calibri" w:cs="Calibri"/>
                <w:sz w:val="20"/>
                <w:szCs w:val="20"/>
              </w:rPr>
              <w:t>contextuelle de sélection d’un projet existant.</w:t>
            </w:r>
          </w:p>
        </w:tc>
      </w:tr>
      <w:tr w:rsidR="7C13826B" w:rsidTr="7C13826B" w14:paraId="0AE95B3C">
        <w:trPr>
          <w:trHeight w:val="300"/>
        </w:trPr>
        <w:tc>
          <w:tcPr>
            <w:tcW w:w="847"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674A599C" w14:textId="3B53F264">
            <w:pPr>
              <w:jc w:val="center"/>
            </w:pPr>
            <w:r w:rsidRPr="7C13826B" w:rsidR="7C13826B">
              <w:rPr>
                <w:rFonts w:ascii="Calibri" w:hAnsi="Calibri" w:eastAsia="Calibri" w:cs="Calibri"/>
                <w:sz w:val="20"/>
                <w:szCs w:val="20"/>
              </w:rPr>
              <w:t>2</w:t>
            </w:r>
          </w:p>
        </w:tc>
        <w:tc>
          <w:tcPr>
            <w:tcW w:w="2839"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379302E5" w14:textId="09BDA049">
            <w:pPr>
              <w:rPr>
                <w:rFonts w:ascii="Calibri" w:hAnsi="Calibri" w:eastAsia="Calibri" w:cs="Calibri"/>
                <w:sz w:val="20"/>
                <w:szCs w:val="20"/>
              </w:rPr>
            </w:pPr>
            <w:r w:rsidRPr="7C13826B" w:rsidR="7C13826B">
              <w:rPr>
                <w:rFonts w:ascii="Calibri" w:hAnsi="Calibri" w:eastAsia="Calibri" w:cs="Calibri"/>
                <w:sz w:val="20"/>
                <w:szCs w:val="20"/>
              </w:rPr>
              <w:t xml:space="preserve">La personne qui programme sélectionne un </w:t>
            </w:r>
            <w:r w:rsidRPr="7C13826B" w:rsidR="49BB2DE7">
              <w:rPr>
                <w:rFonts w:ascii="Calibri" w:hAnsi="Calibri" w:eastAsia="Calibri" w:cs="Calibri"/>
                <w:sz w:val="20"/>
                <w:szCs w:val="20"/>
              </w:rPr>
              <w:t>projet dans la liste.</w:t>
            </w:r>
          </w:p>
        </w:tc>
        <w:tc>
          <w:tcPr>
            <w:tcW w:w="4954"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358F23C5" w14:textId="684124D0">
            <w:pPr>
              <w:rPr>
                <w:rFonts w:ascii="Calibri" w:hAnsi="Calibri" w:eastAsia="Calibri" w:cs="Calibri"/>
                <w:sz w:val="20"/>
                <w:szCs w:val="20"/>
              </w:rPr>
            </w:pPr>
            <w:r w:rsidRPr="7C13826B" w:rsidR="7C13826B">
              <w:rPr>
                <w:rFonts w:ascii="Calibri" w:hAnsi="Calibri" w:eastAsia="Calibri" w:cs="Calibri"/>
                <w:sz w:val="20"/>
                <w:szCs w:val="20"/>
              </w:rPr>
              <w:t>Le système véri</w:t>
            </w:r>
            <w:r w:rsidRPr="7C13826B" w:rsidR="5358B362">
              <w:rPr>
                <w:rFonts w:ascii="Calibri" w:hAnsi="Calibri" w:eastAsia="Calibri" w:cs="Calibri"/>
                <w:sz w:val="20"/>
                <w:szCs w:val="20"/>
              </w:rPr>
              <w:t>fie que le projet est sain et peut être ouvert.</w:t>
            </w:r>
            <w:r w:rsidRPr="7C13826B" w:rsidR="7C13826B">
              <w:rPr>
                <w:rFonts w:ascii="Calibri" w:hAnsi="Calibri" w:eastAsia="Calibri" w:cs="Calibri"/>
                <w:sz w:val="20"/>
                <w:szCs w:val="20"/>
              </w:rPr>
              <w:t xml:space="preserve">  Le système active le bouton d</w:t>
            </w:r>
            <w:r w:rsidRPr="7C13826B" w:rsidR="32AB25FB">
              <w:rPr>
                <w:rFonts w:ascii="Calibri" w:hAnsi="Calibri" w:eastAsia="Calibri" w:cs="Calibri"/>
                <w:sz w:val="20"/>
                <w:szCs w:val="20"/>
              </w:rPr>
              <w:t>e confirmation.</w:t>
            </w:r>
          </w:p>
        </w:tc>
      </w:tr>
      <w:tr w:rsidR="7C13826B" w:rsidTr="7C13826B" w14:paraId="60644D80">
        <w:trPr>
          <w:trHeight w:val="300"/>
        </w:trPr>
        <w:tc>
          <w:tcPr>
            <w:tcW w:w="847"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621C44A0" w14:textId="00E59584">
            <w:pPr>
              <w:jc w:val="center"/>
            </w:pPr>
            <w:r w:rsidRPr="7C13826B" w:rsidR="7C13826B">
              <w:rPr>
                <w:rFonts w:ascii="Calibri" w:hAnsi="Calibri" w:eastAsia="Calibri" w:cs="Calibri"/>
                <w:sz w:val="20"/>
                <w:szCs w:val="20"/>
              </w:rPr>
              <w:t>3</w:t>
            </w:r>
          </w:p>
        </w:tc>
        <w:tc>
          <w:tcPr>
            <w:tcW w:w="2839" w:type="dxa"/>
            <w:tcBorders>
              <w:top w:val="single" w:color="auto" w:sz="8"/>
              <w:left w:val="single" w:color="auto" w:sz="8"/>
              <w:bottom w:val="single" w:color="auto" w:sz="8"/>
              <w:right w:val="single" w:color="auto" w:sz="8"/>
            </w:tcBorders>
            <w:tcMar>
              <w:left w:w="108" w:type="dxa"/>
              <w:right w:w="108" w:type="dxa"/>
            </w:tcMar>
          </w:tcPr>
          <w:p w:rsidR="7C13826B" w:rsidRDefault="7C13826B" w14:paraId="1F51FEB9" w14:textId="63FF0E59">
            <w:r w:rsidRPr="7C13826B" w:rsidR="7C13826B">
              <w:rPr>
                <w:rFonts w:ascii="Calibri" w:hAnsi="Calibri" w:eastAsia="Calibri" w:cs="Calibri"/>
                <w:sz w:val="20"/>
                <w:szCs w:val="20"/>
              </w:rPr>
              <w:t>La personne qui programme appuie sur le bouton d</w:t>
            </w:r>
            <w:r w:rsidRPr="7C13826B" w:rsidR="05B49DEE">
              <w:rPr>
                <w:rFonts w:ascii="Calibri" w:hAnsi="Calibri" w:eastAsia="Calibri" w:cs="Calibri"/>
                <w:sz w:val="20"/>
                <w:szCs w:val="20"/>
              </w:rPr>
              <w:t>e confirmation</w:t>
            </w:r>
            <w:r w:rsidRPr="7C13826B" w:rsidR="7C13826B">
              <w:rPr>
                <w:rFonts w:ascii="Calibri" w:hAnsi="Calibri" w:eastAsia="Calibri" w:cs="Calibri"/>
                <w:sz w:val="20"/>
                <w:szCs w:val="20"/>
              </w:rPr>
              <w:t>.</w:t>
            </w:r>
          </w:p>
        </w:tc>
        <w:tc>
          <w:tcPr>
            <w:tcW w:w="4954" w:type="dxa"/>
            <w:tcBorders>
              <w:top w:val="single" w:color="auto" w:sz="8"/>
              <w:left w:val="single" w:color="auto" w:sz="8"/>
              <w:bottom w:val="single" w:color="auto" w:sz="8"/>
              <w:right w:val="single" w:color="auto" w:sz="8"/>
            </w:tcBorders>
            <w:tcMar>
              <w:left w:w="108" w:type="dxa"/>
              <w:right w:w="108" w:type="dxa"/>
            </w:tcMar>
          </w:tcPr>
          <w:p w:rsidR="7C13826B" w:rsidP="7C13826B" w:rsidRDefault="7C13826B" w14:paraId="5A060CF0" w14:textId="132F5DBD">
            <w:pPr>
              <w:rPr>
                <w:rFonts w:ascii="Calibri" w:hAnsi="Calibri" w:eastAsia="Calibri" w:cs="Calibri"/>
                <w:sz w:val="20"/>
                <w:szCs w:val="20"/>
              </w:rPr>
            </w:pPr>
            <w:r w:rsidRPr="7C13826B" w:rsidR="7C13826B">
              <w:rPr>
                <w:rFonts w:ascii="Calibri" w:hAnsi="Calibri" w:eastAsia="Calibri" w:cs="Calibri"/>
                <w:sz w:val="20"/>
                <w:szCs w:val="20"/>
              </w:rPr>
              <w:t>Le système désactive la fenêtre</w:t>
            </w:r>
            <w:r w:rsidRPr="7C13826B" w:rsidR="28CAD4CF">
              <w:rPr>
                <w:rFonts w:ascii="Calibri" w:hAnsi="Calibri" w:eastAsia="Calibri" w:cs="Calibri"/>
                <w:sz w:val="20"/>
                <w:szCs w:val="20"/>
              </w:rPr>
              <w:t xml:space="preserve"> contextuelle</w:t>
            </w:r>
            <w:r w:rsidRPr="7C13826B" w:rsidR="7C13826B">
              <w:rPr>
                <w:rFonts w:ascii="Calibri" w:hAnsi="Calibri" w:eastAsia="Calibri" w:cs="Calibri"/>
                <w:sz w:val="20"/>
                <w:szCs w:val="20"/>
              </w:rPr>
              <w:t>.</w:t>
            </w:r>
            <w:r w:rsidRPr="7C13826B" w:rsidR="178A0439">
              <w:rPr>
                <w:rFonts w:ascii="Calibri" w:hAnsi="Calibri" w:eastAsia="Calibri" w:cs="Calibri"/>
                <w:sz w:val="20"/>
                <w:szCs w:val="20"/>
              </w:rPr>
              <w:t xml:space="preserve">  Le projet est affiché dans l’interface principal.</w:t>
            </w:r>
          </w:p>
        </w:tc>
      </w:tr>
    </w:tbl>
    <w:p w:rsidR="74D280AC" w:rsidP="7C13826B" w:rsidRDefault="637075C0" w14:paraId="367266DA" w14:textId="7BE1ED83">
      <w:pPr>
        <w:pStyle w:val="Heading2"/>
        <w:ind/>
      </w:pPr>
      <w:r w:rsidRPr="7C13826B" w:rsidR="04BA72C4">
        <w:rPr>
          <w:rFonts w:ascii="Calibri Light" w:hAnsi="Calibri Light" w:eastAsia="Calibri Light" w:cs="Calibri Light"/>
        </w:rPr>
        <w:t xml:space="preserve"> </w:t>
      </w:r>
      <w:r>
        <w:br/>
      </w:r>
      <w:r w:rsidR="04BA72C4">
        <w:rPr/>
        <w:t xml:space="preserve"> </w:t>
      </w:r>
      <w:r>
        <w:br/>
      </w:r>
    </w:p>
    <w:p w:rsidR="74D280AC" w:rsidP="7C13826B" w:rsidRDefault="637075C0" w14:paraId="1D2532E7" w14:textId="4C4DFAAE">
      <w:pPr>
        <w:pStyle w:val="Heading4"/>
        <w:ind/>
        <w:rPr>
          <w:b w:val="1"/>
          <w:bCs w:val="1"/>
          <w:color w:val="0070C0"/>
        </w:rPr>
      </w:pPr>
      <w:r w:rsidRPr="7C13826B" w:rsidR="4F6A4235">
        <w:rPr>
          <w:b w:val="1"/>
          <w:bCs w:val="1"/>
          <w:color w:val="0070C0"/>
        </w:rPr>
        <w:t>S</w:t>
      </w:r>
      <w:r w:rsidRPr="7C13826B" w:rsidR="04BA72C4">
        <w:rPr>
          <w:b w:val="1"/>
          <w:bCs w:val="1"/>
          <w:color w:val="0070C0"/>
        </w:rPr>
        <w:t>cénarios</w:t>
      </w:r>
      <w:r w:rsidRPr="7C13826B" w:rsidR="09400F91">
        <w:rPr>
          <w:b w:val="1"/>
          <w:bCs w:val="1"/>
          <w:color w:val="0070C0"/>
        </w:rPr>
        <w:t xml:space="preserve"> D’EXCEPTION</w:t>
      </w:r>
    </w:p>
    <w:p w:rsidR="74D280AC" w:rsidP="7C13826B" w:rsidRDefault="637075C0" w14:paraId="26DE917A" w14:textId="0CFBC182">
      <w:pPr>
        <w:spacing w:line="257" w:lineRule="auto"/>
        <w:ind/>
        <w:rPr>
          <w:rFonts w:ascii="Calibri" w:hAnsi="Calibri" w:eastAsia="Calibri" w:cs="Calibri"/>
        </w:rPr>
      </w:pPr>
      <w:r w:rsidRPr="7C13826B" w:rsidR="4A04DFB7">
        <w:rPr>
          <w:rFonts w:ascii="Calibri" w:hAnsi="Calibri" w:eastAsia="Calibri" w:cs="Calibri"/>
        </w:rPr>
        <w:t>2</w:t>
      </w:r>
      <w:r w:rsidRPr="7C13826B" w:rsidR="04BA72C4">
        <w:rPr>
          <w:rFonts w:ascii="Calibri" w:hAnsi="Calibri" w:eastAsia="Calibri" w:cs="Calibri"/>
        </w:rPr>
        <w:t>a.  L</w:t>
      </w:r>
      <w:r w:rsidRPr="7C13826B" w:rsidR="6CE29C1D">
        <w:rPr>
          <w:rFonts w:ascii="Calibri" w:hAnsi="Calibri" w:eastAsia="Calibri" w:cs="Calibri"/>
        </w:rPr>
        <w:t>e projet choisi ne peut pas être ouvert.</w:t>
      </w:r>
    </w:p>
    <w:p w:rsidR="74D280AC" w:rsidP="7C13826B" w:rsidRDefault="637075C0" w14:paraId="3CABC1DE" w14:textId="7DC4C501">
      <w:pPr>
        <w:pStyle w:val="ListParagraph"/>
        <w:numPr>
          <w:ilvl w:val="0"/>
          <w:numId w:val="27"/>
        </w:numPr>
        <w:spacing w:after="0"/>
        <w:ind/>
        <w:rPr/>
      </w:pPr>
      <w:r w:rsidR="04BA72C4">
        <w:rPr/>
        <w:t xml:space="preserve">Le système affiche le message </w:t>
      </w:r>
      <w:r w:rsidR="0D357CFB">
        <w:rPr/>
        <w:t>"</w:t>
      </w:r>
      <w:r w:rsidR="44227B75">
        <w:rPr/>
        <w:t xml:space="preserve">Un problème est survenu avec le projet choisi.  </w:t>
      </w:r>
      <w:r w:rsidR="46CA77F8">
        <w:rPr/>
        <w:t>Veuillez consulter le fichier des projets ou choisir un autre projet</w:t>
      </w:r>
      <w:r w:rsidR="44227B75">
        <w:rPr/>
        <w:t>”</w:t>
      </w:r>
      <w:r w:rsidR="02BD58A1">
        <w:rPr/>
        <w:t>.</w:t>
      </w:r>
    </w:p>
    <w:p w:rsidR="74D280AC" w:rsidP="7C13826B" w:rsidRDefault="637075C0" w14:paraId="77B271B7" w14:textId="295A3EB3">
      <w:pPr>
        <w:pStyle w:val="ListParagraph"/>
        <w:numPr>
          <w:ilvl w:val="0"/>
          <w:numId w:val="27"/>
        </w:numPr>
        <w:suppressLineNumbers w:val="0"/>
        <w:bidi w:val="0"/>
        <w:spacing w:before="0" w:beforeAutospacing="off" w:after="0" w:afterAutospacing="off" w:line="259" w:lineRule="auto"/>
        <w:ind w:left="720" w:right="0" w:hanging="360"/>
        <w:jc w:val="both"/>
        <w:rPr/>
      </w:pPr>
      <w:r w:rsidR="02BD58A1">
        <w:rPr/>
        <w:t>Reprise à l’étape 2</w:t>
      </w:r>
      <w:r w:rsidRPr="7C13826B" w:rsidR="04BA72C4">
        <w:rPr>
          <w:rFonts w:ascii="Calibri" w:hAnsi="Calibri" w:eastAsia="Calibri" w:cs="Calibri"/>
        </w:rPr>
        <w:t xml:space="preserve"> </w:t>
      </w:r>
    </w:p>
    <w:p w:rsidR="74D280AC" w:rsidP="7C13826B" w:rsidRDefault="637075C0" w14:paraId="39478055" w14:textId="3C9D1EA7">
      <w:pPr>
        <w:pStyle w:val="Heading4"/>
        <w:ind/>
        <w:rPr>
          <w:b w:val="1"/>
          <w:bCs w:val="1"/>
          <w:color w:val="0070C0"/>
        </w:rPr>
      </w:pPr>
      <w:r w:rsidRPr="7C13826B" w:rsidR="04BA72C4">
        <w:rPr>
          <w:b w:val="1"/>
          <w:bCs w:val="1"/>
          <w:color w:val="0070C0"/>
        </w:rPr>
        <w:t>spécifications non fonctionnelles</w:t>
      </w:r>
    </w:p>
    <w:p w:rsidR="74D280AC" w:rsidP="7C13826B" w:rsidRDefault="637075C0" w14:paraId="6656D9A2" w14:textId="604BDCF7">
      <w:pPr>
        <w:pStyle w:val="ListParagraph"/>
        <w:numPr>
          <w:ilvl w:val="0"/>
          <w:numId w:val="25"/>
        </w:numPr>
        <w:spacing w:after="0"/>
        <w:ind/>
        <w:rPr/>
      </w:pPr>
      <w:r w:rsidR="04BA72C4">
        <w:rPr/>
        <w:t>Utiliser la fenêtre pour lister tou</w:t>
      </w:r>
      <w:r w:rsidR="13F18BA9">
        <w:rPr/>
        <w:t xml:space="preserve">s les </w:t>
      </w:r>
      <w:r w:rsidR="13F18BA9">
        <w:rPr/>
        <w:t>projets.</w:t>
      </w:r>
    </w:p>
    <w:p w:rsidR="74D280AC" w:rsidP="7C13826B" w:rsidRDefault="637075C0" w14:paraId="5AAE4385" w14:textId="2353ECD7">
      <w:pPr>
        <w:pStyle w:val="ListParagraph"/>
        <w:numPr>
          <w:ilvl w:val="0"/>
          <w:numId w:val="25"/>
        </w:numPr>
        <w:suppressLineNumbers w:val="0"/>
        <w:bidi w:val="0"/>
        <w:spacing w:before="0" w:beforeAutospacing="off" w:after="0" w:afterAutospacing="off" w:line="259" w:lineRule="auto"/>
        <w:ind w:left="720" w:right="0" w:hanging="360"/>
        <w:jc w:val="both"/>
        <w:rPr/>
      </w:pPr>
      <w:r w:rsidR="13F18BA9">
        <w:rPr/>
        <w:t>Utiliser le choix de projet pour tester si le fonctionnement est correct.</w:t>
      </w:r>
    </w:p>
    <w:p w:rsidR="74D280AC" w:rsidP="7C13826B" w:rsidRDefault="637075C0" w14:paraId="0E6C8815" w14:textId="2F8325DA">
      <w:pPr>
        <w:pStyle w:val="ListParagraph"/>
        <w:numPr>
          <w:ilvl w:val="0"/>
          <w:numId w:val="25"/>
        </w:numPr>
        <w:spacing w:after="0"/>
        <w:ind/>
        <w:rPr/>
      </w:pPr>
      <w:r w:rsidR="04BA72C4">
        <w:rPr/>
        <w:t>L’ouverture de la fenêtre contextuelle désactive le reste de l’application.</w:t>
      </w:r>
      <w:r>
        <w:br/>
      </w:r>
      <w:r w:rsidR="04BA72C4">
        <w:rPr/>
        <w:t xml:space="preserve"> </w:t>
      </w:r>
      <w:r>
        <w:br/>
      </w:r>
    </w:p>
    <w:p w:rsidR="74D280AC" w:rsidP="7C13826B" w:rsidRDefault="637075C0" w14:paraId="2B8D09C4" w14:textId="4BFA5E2C">
      <w:pPr>
        <w:pStyle w:val="Normal"/>
        <w:ind/>
      </w:pPr>
      <w:r>
        <w:br w:type="page"/>
      </w:r>
    </w:p>
    <w:p w:rsidR="74D280AC" w:rsidP="7C13826B" w:rsidRDefault="637075C0" w14:paraId="16E301FE" w14:textId="646058C4">
      <w:pPr>
        <w:pStyle w:val="Heading4"/>
        <w:ind/>
        <w:rPr>
          <w:b w:val="1"/>
          <w:bCs w:val="1"/>
          <w:color w:val="0070C0"/>
        </w:rPr>
      </w:pPr>
      <w:r w:rsidRPr="7C13826B" w:rsidR="04BA72C4">
        <w:rPr>
          <w:b w:val="1"/>
          <w:bCs w:val="1"/>
          <w:color w:val="0070C0"/>
        </w:rPr>
        <w:t>Prototype d’écran</w:t>
      </w:r>
    </w:p>
    <w:p w:rsidR="74D280AC" w:rsidP="20C4F105" w:rsidRDefault="637075C0" w14:paraId="7AC131F2" w14:textId="4E70B484">
      <w:pPr>
        <w:pStyle w:val="ListParagraph"/>
        <w:ind w:left="0"/>
      </w:pPr>
      <w:r w:rsidR="158A00B2">
        <w:drawing>
          <wp:inline wp14:editId="375C84E4" wp14:anchorId="60D86AA9">
            <wp:extent cx="4314825" cy="3295650"/>
            <wp:effectExtent l="0" t="0" r="0" b="0"/>
            <wp:docPr id="1951313928" name="" title=""/>
            <wp:cNvGraphicFramePr>
              <a:graphicFrameLocks noChangeAspect="1"/>
            </wp:cNvGraphicFramePr>
            <a:graphic>
              <a:graphicData uri="http://schemas.openxmlformats.org/drawingml/2006/picture">
                <pic:pic>
                  <pic:nvPicPr>
                    <pic:cNvPr id="0" name=""/>
                    <pic:cNvPicPr/>
                  </pic:nvPicPr>
                  <pic:blipFill>
                    <a:blip r:embed="Rfbf58e4e9e624ed0">
                      <a:extLst>
                        <a:ext xmlns:a="http://schemas.openxmlformats.org/drawingml/2006/main" uri="{28A0092B-C50C-407E-A947-70E740481C1C}">
                          <a14:useLocalDpi val="0"/>
                        </a:ext>
                      </a:extLst>
                    </a:blip>
                    <a:stretch>
                      <a:fillRect/>
                    </a:stretch>
                  </pic:blipFill>
                  <pic:spPr>
                    <a:xfrm>
                      <a:off x="0" y="0"/>
                      <a:ext cx="4314825" cy="3295650"/>
                    </a:xfrm>
                    <a:prstGeom prst="rect">
                      <a:avLst/>
                    </a:prstGeom>
                  </pic:spPr>
                </pic:pic>
              </a:graphicData>
            </a:graphic>
          </wp:inline>
        </w:drawing>
      </w:r>
    </w:p>
    <w:p w:rsidR="6FB1C476" w:rsidP="7C13826B" w:rsidRDefault="6FB1C476" w14:paraId="5D2A4374" w14:textId="5F4A3EE4">
      <w:pPr>
        <w:pStyle w:val="Normal"/>
      </w:pPr>
      <w:r w:rsidR="6FB1C476">
        <w:drawing>
          <wp:inline wp14:editId="6C3A6CFA" wp14:anchorId="66069835">
            <wp:extent cx="4572000" cy="2886075"/>
            <wp:effectExtent l="0" t="0" r="0" b="0"/>
            <wp:docPr id="1563167000" name="" title=""/>
            <wp:cNvGraphicFramePr>
              <a:graphicFrameLocks noChangeAspect="1"/>
            </wp:cNvGraphicFramePr>
            <a:graphic>
              <a:graphicData uri="http://schemas.openxmlformats.org/drawingml/2006/picture">
                <pic:pic>
                  <pic:nvPicPr>
                    <pic:cNvPr id="0" name=""/>
                    <pic:cNvPicPr/>
                  </pic:nvPicPr>
                  <pic:blipFill>
                    <a:blip r:embed="R6bf93298a6c04749">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54DDAF58" w:rsidP="7C13826B" w:rsidRDefault="54DDAF58" w14:paraId="2E0C8E81" w14:textId="6045750E">
      <w:pPr>
        <w:pStyle w:val="Normal"/>
      </w:pPr>
      <w:r w:rsidR="54DDAF58">
        <w:drawing>
          <wp:inline wp14:editId="17FDFB3F" wp14:anchorId="72838F5C">
            <wp:extent cx="4572000" cy="2743200"/>
            <wp:effectExtent l="0" t="0" r="0" b="0"/>
            <wp:docPr id="1020144832" name="" title=""/>
            <wp:cNvGraphicFramePr>
              <a:graphicFrameLocks noChangeAspect="1"/>
            </wp:cNvGraphicFramePr>
            <a:graphic>
              <a:graphicData uri="http://schemas.openxmlformats.org/drawingml/2006/picture">
                <pic:pic>
                  <pic:nvPicPr>
                    <pic:cNvPr id="0" name=""/>
                    <pic:cNvPicPr/>
                  </pic:nvPicPr>
                  <pic:blipFill>
                    <a:blip r:embed="Rf7cdeddcaa8a4b38">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499FD4" w:rsidP="7C13826B" w:rsidRDefault="16499FD4" w14:paraId="1C735EFD" w14:textId="0D79C3A1">
      <w:pPr>
        <w:pStyle w:val="Normal"/>
      </w:pPr>
      <w:r w:rsidR="16499FD4">
        <w:drawing>
          <wp:inline wp14:editId="00732E89" wp14:anchorId="0B2DAD1E">
            <wp:extent cx="4572000" cy="3028950"/>
            <wp:effectExtent l="0" t="0" r="0" b="0"/>
            <wp:docPr id="2063094175" name="" title=""/>
            <wp:cNvGraphicFramePr>
              <a:graphicFrameLocks noChangeAspect="1"/>
            </wp:cNvGraphicFramePr>
            <a:graphic>
              <a:graphicData uri="http://schemas.openxmlformats.org/drawingml/2006/picture">
                <pic:pic>
                  <pic:nvPicPr>
                    <pic:cNvPr id="0" name=""/>
                    <pic:cNvPicPr/>
                  </pic:nvPicPr>
                  <pic:blipFill>
                    <a:blip r:embed="Rb6c58428e6d547ba">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58C0DD99" w:rsidP="00104FA7" w:rsidRDefault="58C0DD99" w14:paraId="251E5267" w14:textId="24D609B5">
      <w:pPr>
        <w:pStyle w:val="Heading1"/>
      </w:pPr>
      <w:bookmarkStart w:name="_Toc1155680715" w:id="95487004"/>
      <w:r w:rsidR="06C3D6B7">
        <w:rPr/>
        <w:t>Plan de test</w:t>
      </w:r>
      <w:bookmarkEnd w:id="95487004"/>
    </w:p>
    <w:p w:rsidR="74D280AC" w:rsidP="20C4F105" w:rsidRDefault="74D280AC" w14:paraId="75A81F3F" w14:textId="1D7B1473">
      <w:pPr>
        <w:pStyle w:val="ListParagraph"/>
        <w:ind w:left="0"/>
      </w:pPr>
    </w:p>
    <w:p w:rsidR="7DF458B5" w:rsidP="3DB8F10D" w:rsidRDefault="7DF458B5" w14:paraId="2B33DE53" w14:textId="4B053090">
      <w:pPr>
        <w:pStyle w:val="ListParagraph"/>
        <w:ind w:left="0"/>
        <w:rPr>
          <w:color w:val="0070C0"/>
          <w:u w:val="single"/>
        </w:rPr>
      </w:pPr>
      <w:r w:rsidRPr="3DB8F10D">
        <w:rPr>
          <w:color w:val="0070C0"/>
          <w:u w:val="single"/>
        </w:rPr>
        <w:t>La stratégie de test pour ce système va comme suit :</w:t>
      </w:r>
    </w:p>
    <w:p w:rsidR="3DB8F10D" w:rsidP="3DB8F10D" w:rsidRDefault="3DB8F10D" w14:paraId="105E7771" w14:textId="3BF4F99D">
      <w:pPr>
        <w:pStyle w:val="ListParagraph"/>
        <w:ind w:left="0"/>
      </w:pPr>
    </w:p>
    <w:p w:rsidR="7DF458B5" w:rsidP="3DB8F10D" w:rsidRDefault="7DF458B5" w14:paraId="5EC68354" w14:textId="21844058">
      <w:pPr>
        <w:pStyle w:val="ListParagraph"/>
        <w:ind w:left="0"/>
      </w:pPr>
      <w:r>
        <w:t>Des tests unitaires seront effectués pour toutes les méthodes de base des composants qui sont la fondation même du programme. Il est important de les tester, car ils constituent la base de tout le reste du programme. Il est donc impératif que tout fonctionne correctement.</w:t>
      </w:r>
    </w:p>
    <w:p w:rsidR="3DB8F10D" w:rsidP="3DB8F10D" w:rsidRDefault="3DB8F10D" w14:paraId="278123F2" w14:textId="480D89E0">
      <w:pPr>
        <w:pStyle w:val="ListParagraph"/>
        <w:ind w:left="0"/>
      </w:pPr>
    </w:p>
    <w:p w:rsidR="7DF458B5" w:rsidP="3DB8F10D" w:rsidRDefault="7DF458B5" w14:paraId="07CB2A6C" w14:textId="232A76EB">
      <w:pPr>
        <w:pStyle w:val="ListParagraph"/>
        <w:ind w:left="0"/>
      </w:pPr>
      <w:r>
        <w:t>De plus, des tests d'intégration seront effectués pour vérifier le bon fonctionnement de la sérialisation des données. Des tests d'intégration seront également réalisés pour valider le bon fonctionnement de l'exportation.</w:t>
      </w:r>
    </w:p>
    <w:p w:rsidR="3DB8F10D" w:rsidP="3DB8F10D" w:rsidRDefault="3DB8F10D" w14:paraId="43195271" w14:textId="4FDC5EBE">
      <w:pPr>
        <w:pStyle w:val="ListParagraph"/>
        <w:ind w:left="0"/>
      </w:pPr>
    </w:p>
    <w:p w:rsidR="7DF458B5" w:rsidP="3DB8F10D" w:rsidRDefault="7DF458B5" w14:paraId="74FC2EE5" w14:textId="667695A8">
      <w:pPr>
        <w:pStyle w:val="ListParagraph"/>
        <w:ind w:left="0"/>
      </w:pPr>
      <w:r>
        <w:t>Des tests de charge semblent inutiles, puisque notre système ne fait appel à aucun serveur. Il n'y a rien à surcharger.</w:t>
      </w:r>
    </w:p>
    <w:p w:rsidR="3DB8F10D" w:rsidP="3DB8F10D" w:rsidRDefault="3DB8F10D" w14:paraId="5A106612" w14:textId="1C84EB82">
      <w:pPr>
        <w:pStyle w:val="ListParagraph"/>
        <w:ind w:left="0"/>
      </w:pPr>
    </w:p>
    <w:p w:rsidR="74D280AC" w:rsidP="3DB8F10D" w:rsidRDefault="2329B236" w14:paraId="4295EFAB" w14:textId="170C7245">
      <w:pPr>
        <w:pStyle w:val="ListParagraph"/>
        <w:ind w:left="0"/>
        <w:jc w:val="center"/>
      </w:pPr>
      <w:r>
        <w:rPr>
          <w:noProof/>
        </w:rPr>
        <w:drawing>
          <wp:inline distT="0" distB="0" distL="0" distR="0" wp14:anchorId="759DE471" wp14:editId="21A8687D">
            <wp:extent cx="4572000" cy="4572000"/>
            <wp:effectExtent l="0" t="0" r="0" b="0"/>
            <wp:docPr id="1890170960" name="Image 189017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sectPr w:rsidR="74D280AC">
      <w:footerReference w:type="default" r:id="rId31"/>
      <w:pgSz w:w="12240" w:h="15840" w:orient="portrait"/>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23E41" w:rsidP="007C3340" w:rsidRDefault="00523E41" w14:paraId="6A8538B9" w14:textId="77777777">
      <w:pPr>
        <w:spacing w:after="0" w:line="240" w:lineRule="auto"/>
      </w:pPr>
      <w:r>
        <w:separator/>
      </w:r>
    </w:p>
  </w:endnote>
  <w:endnote w:type="continuationSeparator" w:id="0">
    <w:p w:rsidR="00523E41" w:rsidP="007C3340" w:rsidRDefault="00523E41" w14:paraId="499F3732" w14:textId="77777777">
      <w:pPr>
        <w:spacing w:after="0" w:line="240" w:lineRule="auto"/>
      </w:pPr>
      <w:r>
        <w:continuationSeparator/>
      </w:r>
    </w:p>
  </w:endnote>
  <w:endnote w:type="continuationNotice" w:id="1">
    <w:p w:rsidR="00523E41" w:rsidRDefault="00523E41" w14:paraId="590160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81A4945" w:rsidTr="081A4945" w14:paraId="3716D443" w14:textId="77777777">
      <w:trPr>
        <w:trHeight w:val="300"/>
      </w:trPr>
      <w:tc>
        <w:tcPr>
          <w:tcW w:w="2880" w:type="dxa"/>
        </w:tcPr>
        <w:p w:rsidR="081A4945" w:rsidP="081A4945" w:rsidRDefault="081A4945" w14:paraId="56FC9D9A" w14:textId="4456DE4B">
          <w:pPr>
            <w:pStyle w:val="Header"/>
            <w:ind w:left="-115"/>
            <w:jc w:val="left"/>
          </w:pPr>
        </w:p>
      </w:tc>
      <w:tc>
        <w:tcPr>
          <w:tcW w:w="2880" w:type="dxa"/>
        </w:tcPr>
        <w:p w:rsidR="081A4945" w:rsidP="081A4945" w:rsidRDefault="081A4945" w14:paraId="7A86E4A3" w14:textId="7EB300D6">
          <w:pPr>
            <w:pStyle w:val="Header"/>
            <w:jc w:val="center"/>
          </w:pPr>
        </w:p>
      </w:tc>
      <w:tc>
        <w:tcPr>
          <w:tcW w:w="2880" w:type="dxa"/>
        </w:tcPr>
        <w:p w:rsidR="081A4945" w:rsidP="081A4945" w:rsidRDefault="081A4945" w14:paraId="20346E0B" w14:textId="1EF8C2CB">
          <w:pPr>
            <w:pStyle w:val="Header"/>
            <w:ind w:right="-115"/>
            <w:jc w:val="right"/>
          </w:pPr>
        </w:p>
      </w:tc>
    </w:tr>
  </w:tbl>
  <w:p w:rsidR="00EF57EC" w:rsidRDefault="00EF57EC" w14:paraId="5765A70B" w14:textId="4DE159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9123A" w:rsidP="002161A0" w:rsidRDefault="007C3340" w14:paraId="1DBC7DE7" w14:textId="5913A01B">
    <w:pPr>
      <w:jc w:val="left"/>
    </w:pPr>
    <w:r>
      <w:ptab w:alignment="center" w:relativeTo="margin" w:leader="none"/>
    </w:r>
    <w:r>
      <w:ptab w:alignment="right" w:relativeTo="margin" w:leader="none"/>
    </w:r>
    <w:r>
      <w:fldChar w:fldCharType="begin"/>
    </w:r>
    <w:r>
      <w:instrText xml:space="preserve"> PAGE  \* ROMAN  \* MERGEFORMAT </w:instrText>
    </w:r>
    <w:r>
      <w:fldChar w:fldCharType="separate"/>
    </w:r>
    <w:r>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70E4C" w:rsidP="00F24821" w:rsidRDefault="00970E4C" w14:paraId="54DBBE2D" w14:textId="5985916F">
    <w:pPr>
      <w:jc w:val="left"/>
    </w:pPr>
    <w:r>
      <w:ptab w:alignment="center" w:relativeTo="margin" w:leader="none"/>
    </w:r>
    <w:r>
      <w:ptab w:alignment="right" w:relativeTo="margin" w:leader="none"/>
    </w:r>
    <w:r>
      <w:fldChar w:fldCharType="begin"/>
    </w:r>
    <w:r>
      <w:instrText xml:space="preserve"> PAGE  \* Arabic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23E41" w:rsidP="007C3340" w:rsidRDefault="00523E41" w14:paraId="78BD89D2" w14:textId="77777777">
      <w:pPr>
        <w:spacing w:after="0" w:line="240" w:lineRule="auto"/>
      </w:pPr>
      <w:r>
        <w:separator/>
      </w:r>
    </w:p>
  </w:footnote>
  <w:footnote w:type="continuationSeparator" w:id="0">
    <w:p w:rsidR="00523E41" w:rsidP="007C3340" w:rsidRDefault="00523E41" w14:paraId="032A1DD6" w14:textId="77777777">
      <w:pPr>
        <w:spacing w:after="0" w:line="240" w:lineRule="auto"/>
      </w:pPr>
      <w:r>
        <w:continuationSeparator/>
      </w:r>
    </w:p>
  </w:footnote>
  <w:footnote w:type="continuationNotice" w:id="1">
    <w:p w:rsidR="00523E41" w:rsidRDefault="00523E41" w14:paraId="55D42EB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81A4945" w:rsidTr="081A4945" w14:paraId="39627291" w14:textId="77777777">
      <w:trPr>
        <w:trHeight w:val="300"/>
      </w:trPr>
      <w:tc>
        <w:tcPr>
          <w:tcW w:w="2880" w:type="dxa"/>
        </w:tcPr>
        <w:p w:rsidR="081A4945" w:rsidP="081A4945" w:rsidRDefault="081A4945" w14:paraId="764D110C" w14:textId="783A3F7D">
          <w:pPr>
            <w:pStyle w:val="Header"/>
            <w:ind w:left="-115"/>
            <w:jc w:val="left"/>
          </w:pPr>
        </w:p>
      </w:tc>
      <w:tc>
        <w:tcPr>
          <w:tcW w:w="2880" w:type="dxa"/>
        </w:tcPr>
        <w:p w:rsidR="081A4945" w:rsidP="081A4945" w:rsidRDefault="081A4945" w14:paraId="0F5E7D0B" w14:textId="6B5D3A2D">
          <w:pPr>
            <w:pStyle w:val="Header"/>
            <w:jc w:val="center"/>
          </w:pPr>
        </w:p>
      </w:tc>
      <w:tc>
        <w:tcPr>
          <w:tcW w:w="2880" w:type="dxa"/>
        </w:tcPr>
        <w:p w:rsidR="081A4945" w:rsidP="081A4945" w:rsidRDefault="081A4945" w14:paraId="0799EDFD" w14:textId="7299A3CF">
          <w:pPr>
            <w:pStyle w:val="Header"/>
            <w:ind w:right="-115"/>
            <w:jc w:val="right"/>
          </w:pPr>
        </w:p>
      </w:tc>
    </w:tr>
  </w:tbl>
  <w:p w:rsidR="00EF57EC" w:rsidRDefault="00EF57EC" w14:paraId="402A7E19" w14:textId="3A75A1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605F8F" w:rsidR="007C3340" w:rsidRDefault="00605F8F" w14:paraId="15EB1DA3" w14:textId="0246371F">
    <w:pPr>
      <w:pStyle w:val="Header"/>
      <w:rPr>
        <w:b/>
        <w:bCs/>
        <w:lang w:val="en-US"/>
      </w:rPr>
    </w:pPr>
    <w:r>
      <w:rPr>
        <w:b/>
        <w:bCs/>
        <w:lang w:val="en-US"/>
      </w:rPr>
      <w:t>Code Gen</w:t>
    </w:r>
  </w:p>
</w:hdr>
</file>

<file path=word/intelligence2.xml><?xml version="1.0" encoding="utf-8"?>
<int2:intelligence xmlns:int2="http://schemas.microsoft.com/office/intelligence/2020/intelligence" xmlns:oel="http://schemas.microsoft.com/office/2019/extlst">
  <int2:observations>
    <int2:textHash int2:hashCode="dxGu0zAHoV+c0Z" int2:id="2cYl2ogI">
      <int2:state int2:value="Rejected" int2:type="AugLoop_Text_Critique"/>
    </int2:textHash>
    <int2:textHash int2:hashCode="cJJEiqoR4C7mQ7" int2:id="4DkceLos">
      <int2:state int2:value="Rejected" int2:type="AugLoop_Text_Critique"/>
    </int2:textHash>
    <int2:textHash int2:hashCode="Rzkxmr+QcO8LDi" int2:id="A4tCFc2G">
      <int2:state int2:value="Rejected" int2:type="AugLoop_Text_Critique"/>
    </int2:textHash>
    <int2:textHash int2:hashCode="MKcdXgCoHLmQzI" int2:id="CqoFrZ9H">
      <int2:state int2:value="Rejected" int2:type="AugLoop_Text_Critique"/>
    </int2:textHash>
    <int2:textHash int2:hashCode="y4iUXp1kwWpEy0" int2:id="HSCPTBQq">
      <int2:state int2:value="Rejected" int2:type="AugLoop_Text_Critique"/>
    </int2:textHash>
    <int2:textHash int2:hashCode="Y9TAhMb/nvc3rg" int2:id="M91keraX">
      <int2:state int2:value="Rejected" int2:type="AugLoop_Text_Critique"/>
    </int2:textHash>
    <int2:textHash int2:hashCode="XSuQpMSlwhlPZy" int2:id="Q8rINpwi">
      <int2:state int2:value="Rejected" int2:type="AugLoop_Text_Critique"/>
    </int2:textHash>
    <int2:textHash int2:hashCode="/qRT+FPIZFsIUS" int2:id="bTseTrx5">
      <int2:state int2:value="Rejected" int2:type="AugLoop_Text_Critique"/>
    </int2:textHash>
    <int2:textHash int2:hashCode="XUOvKcTBg7keOP" int2:id="yz2YjJU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9">
    <w:nsid w:val="6da839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a9d51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a0aae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0A2C80"/>
    <w:multiLevelType w:val="hybridMultilevel"/>
    <w:tmpl w:val="9ED4C0BE"/>
    <w:lvl w:ilvl="0" w:tplc="71D8F4B2">
      <w:start w:val="1"/>
      <w:numFmt w:val="decimal"/>
      <w:lvlText w:val="%1."/>
      <w:lvlJc w:val="left"/>
      <w:pPr>
        <w:ind w:left="720" w:hanging="360"/>
      </w:pPr>
    </w:lvl>
    <w:lvl w:ilvl="1" w:tplc="06B831F6">
      <w:start w:val="1"/>
      <w:numFmt w:val="lowerLetter"/>
      <w:lvlText w:val="%2."/>
      <w:lvlJc w:val="left"/>
      <w:pPr>
        <w:ind w:left="1440" w:hanging="360"/>
      </w:pPr>
    </w:lvl>
    <w:lvl w:ilvl="2" w:tplc="14F67EDA">
      <w:start w:val="1"/>
      <w:numFmt w:val="lowerRoman"/>
      <w:lvlText w:val="%3."/>
      <w:lvlJc w:val="right"/>
      <w:pPr>
        <w:ind w:left="2160" w:hanging="180"/>
      </w:pPr>
    </w:lvl>
    <w:lvl w:ilvl="3" w:tplc="D85618EC">
      <w:start w:val="1"/>
      <w:numFmt w:val="decimal"/>
      <w:lvlText w:val="%4."/>
      <w:lvlJc w:val="left"/>
      <w:pPr>
        <w:ind w:left="2880" w:hanging="360"/>
      </w:pPr>
    </w:lvl>
    <w:lvl w:ilvl="4" w:tplc="54AE2C8C">
      <w:start w:val="1"/>
      <w:numFmt w:val="lowerLetter"/>
      <w:lvlText w:val="%5."/>
      <w:lvlJc w:val="left"/>
      <w:pPr>
        <w:ind w:left="3600" w:hanging="360"/>
      </w:pPr>
    </w:lvl>
    <w:lvl w:ilvl="5" w:tplc="7186A94A">
      <w:start w:val="1"/>
      <w:numFmt w:val="lowerRoman"/>
      <w:lvlText w:val="%6."/>
      <w:lvlJc w:val="right"/>
      <w:pPr>
        <w:ind w:left="4320" w:hanging="180"/>
      </w:pPr>
    </w:lvl>
    <w:lvl w:ilvl="6" w:tplc="20CA3CF0">
      <w:start w:val="1"/>
      <w:numFmt w:val="decimal"/>
      <w:lvlText w:val="%7."/>
      <w:lvlJc w:val="left"/>
      <w:pPr>
        <w:ind w:left="5040" w:hanging="360"/>
      </w:pPr>
    </w:lvl>
    <w:lvl w:ilvl="7" w:tplc="38186906">
      <w:start w:val="1"/>
      <w:numFmt w:val="lowerLetter"/>
      <w:lvlText w:val="%8."/>
      <w:lvlJc w:val="left"/>
      <w:pPr>
        <w:ind w:left="5760" w:hanging="360"/>
      </w:pPr>
    </w:lvl>
    <w:lvl w:ilvl="8" w:tplc="A8A09E28">
      <w:start w:val="1"/>
      <w:numFmt w:val="lowerRoman"/>
      <w:lvlText w:val="%9."/>
      <w:lvlJc w:val="right"/>
      <w:pPr>
        <w:ind w:left="6480" w:hanging="180"/>
      </w:pPr>
    </w:lvl>
  </w:abstractNum>
  <w:abstractNum w:abstractNumId="1" w15:restartNumberingAfterBreak="0">
    <w:nsid w:val="0B625F3F"/>
    <w:multiLevelType w:val="hybridMultilevel"/>
    <w:tmpl w:val="7B7816C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B835A43"/>
    <w:multiLevelType w:val="hybridMultilevel"/>
    <w:tmpl w:val="14DEC9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C35C177"/>
    <w:multiLevelType w:val="hybridMultilevel"/>
    <w:tmpl w:val="4D7C02FA"/>
    <w:lvl w:ilvl="0" w:tplc="7472D766">
      <w:start w:val="1"/>
      <w:numFmt w:val="decimal"/>
      <w:lvlText w:val="%1."/>
      <w:lvlJc w:val="left"/>
      <w:pPr>
        <w:ind w:left="720" w:hanging="360"/>
      </w:pPr>
    </w:lvl>
    <w:lvl w:ilvl="1" w:tplc="1CCE604E">
      <w:start w:val="1"/>
      <w:numFmt w:val="lowerLetter"/>
      <w:lvlText w:val="%2."/>
      <w:lvlJc w:val="left"/>
      <w:pPr>
        <w:ind w:left="1440" w:hanging="360"/>
      </w:pPr>
    </w:lvl>
    <w:lvl w:ilvl="2" w:tplc="06B6D414">
      <w:start w:val="1"/>
      <w:numFmt w:val="lowerRoman"/>
      <w:lvlText w:val="%3."/>
      <w:lvlJc w:val="right"/>
      <w:pPr>
        <w:ind w:left="2160" w:hanging="180"/>
      </w:pPr>
    </w:lvl>
    <w:lvl w:ilvl="3" w:tplc="C21EADDA">
      <w:start w:val="1"/>
      <w:numFmt w:val="decimal"/>
      <w:lvlText w:val="%4."/>
      <w:lvlJc w:val="left"/>
      <w:pPr>
        <w:ind w:left="2880" w:hanging="360"/>
      </w:pPr>
    </w:lvl>
    <w:lvl w:ilvl="4" w:tplc="3224F96A">
      <w:start w:val="1"/>
      <w:numFmt w:val="lowerLetter"/>
      <w:lvlText w:val="%5."/>
      <w:lvlJc w:val="left"/>
      <w:pPr>
        <w:ind w:left="3600" w:hanging="360"/>
      </w:pPr>
    </w:lvl>
    <w:lvl w:ilvl="5" w:tplc="DDBE5C46">
      <w:start w:val="1"/>
      <w:numFmt w:val="lowerRoman"/>
      <w:lvlText w:val="%6."/>
      <w:lvlJc w:val="right"/>
      <w:pPr>
        <w:ind w:left="4320" w:hanging="180"/>
      </w:pPr>
    </w:lvl>
    <w:lvl w:ilvl="6" w:tplc="68888108">
      <w:start w:val="1"/>
      <w:numFmt w:val="decimal"/>
      <w:lvlText w:val="%7."/>
      <w:lvlJc w:val="left"/>
      <w:pPr>
        <w:ind w:left="5040" w:hanging="360"/>
      </w:pPr>
    </w:lvl>
    <w:lvl w:ilvl="7" w:tplc="7884FE0C">
      <w:start w:val="1"/>
      <w:numFmt w:val="lowerLetter"/>
      <w:lvlText w:val="%8."/>
      <w:lvlJc w:val="left"/>
      <w:pPr>
        <w:ind w:left="5760" w:hanging="360"/>
      </w:pPr>
    </w:lvl>
    <w:lvl w:ilvl="8" w:tplc="DF1A8810">
      <w:start w:val="1"/>
      <w:numFmt w:val="lowerRoman"/>
      <w:lvlText w:val="%9."/>
      <w:lvlJc w:val="right"/>
      <w:pPr>
        <w:ind w:left="6480" w:hanging="180"/>
      </w:pPr>
    </w:lvl>
  </w:abstractNum>
  <w:abstractNum w:abstractNumId="4" w15:restartNumberingAfterBreak="0">
    <w:nsid w:val="0D049D4F"/>
    <w:multiLevelType w:val="hybridMultilevel"/>
    <w:tmpl w:val="FFFFFFFF"/>
    <w:lvl w:ilvl="0" w:tplc="918E8A62">
      <w:start w:val="1"/>
      <w:numFmt w:val="bullet"/>
      <w:lvlText w:val="·"/>
      <w:lvlJc w:val="left"/>
      <w:pPr>
        <w:ind w:left="720" w:hanging="360"/>
      </w:pPr>
      <w:rPr>
        <w:rFonts w:hint="default" w:ascii="Symbol" w:hAnsi="Symbol"/>
      </w:rPr>
    </w:lvl>
    <w:lvl w:ilvl="1" w:tplc="3E16587A">
      <w:start w:val="1"/>
      <w:numFmt w:val="bullet"/>
      <w:lvlText w:val="o"/>
      <w:lvlJc w:val="left"/>
      <w:pPr>
        <w:ind w:left="1440" w:hanging="360"/>
      </w:pPr>
      <w:rPr>
        <w:rFonts w:hint="default" w:ascii="Courier New" w:hAnsi="Courier New"/>
      </w:rPr>
    </w:lvl>
    <w:lvl w:ilvl="2" w:tplc="A860E20C">
      <w:start w:val="1"/>
      <w:numFmt w:val="bullet"/>
      <w:lvlText w:val=""/>
      <w:lvlJc w:val="left"/>
      <w:pPr>
        <w:ind w:left="2160" w:hanging="360"/>
      </w:pPr>
      <w:rPr>
        <w:rFonts w:hint="default" w:ascii="Wingdings" w:hAnsi="Wingdings"/>
      </w:rPr>
    </w:lvl>
    <w:lvl w:ilvl="3" w:tplc="86B43FE8">
      <w:start w:val="1"/>
      <w:numFmt w:val="bullet"/>
      <w:lvlText w:val=""/>
      <w:lvlJc w:val="left"/>
      <w:pPr>
        <w:ind w:left="2880" w:hanging="360"/>
      </w:pPr>
      <w:rPr>
        <w:rFonts w:hint="default" w:ascii="Symbol" w:hAnsi="Symbol"/>
      </w:rPr>
    </w:lvl>
    <w:lvl w:ilvl="4" w:tplc="0A90A4AE">
      <w:start w:val="1"/>
      <w:numFmt w:val="bullet"/>
      <w:lvlText w:val="o"/>
      <w:lvlJc w:val="left"/>
      <w:pPr>
        <w:ind w:left="3600" w:hanging="360"/>
      </w:pPr>
      <w:rPr>
        <w:rFonts w:hint="default" w:ascii="Courier New" w:hAnsi="Courier New"/>
      </w:rPr>
    </w:lvl>
    <w:lvl w:ilvl="5" w:tplc="2D30E2E2">
      <w:start w:val="1"/>
      <w:numFmt w:val="bullet"/>
      <w:lvlText w:val=""/>
      <w:lvlJc w:val="left"/>
      <w:pPr>
        <w:ind w:left="4320" w:hanging="360"/>
      </w:pPr>
      <w:rPr>
        <w:rFonts w:hint="default" w:ascii="Wingdings" w:hAnsi="Wingdings"/>
      </w:rPr>
    </w:lvl>
    <w:lvl w:ilvl="6" w:tplc="85965B7A">
      <w:start w:val="1"/>
      <w:numFmt w:val="bullet"/>
      <w:lvlText w:val=""/>
      <w:lvlJc w:val="left"/>
      <w:pPr>
        <w:ind w:left="5040" w:hanging="360"/>
      </w:pPr>
      <w:rPr>
        <w:rFonts w:hint="default" w:ascii="Symbol" w:hAnsi="Symbol"/>
      </w:rPr>
    </w:lvl>
    <w:lvl w:ilvl="7" w:tplc="D6FAAE96">
      <w:start w:val="1"/>
      <w:numFmt w:val="bullet"/>
      <w:lvlText w:val="o"/>
      <w:lvlJc w:val="left"/>
      <w:pPr>
        <w:ind w:left="5760" w:hanging="360"/>
      </w:pPr>
      <w:rPr>
        <w:rFonts w:hint="default" w:ascii="Courier New" w:hAnsi="Courier New"/>
      </w:rPr>
    </w:lvl>
    <w:lvl w:ilvl="8" w:tplc="30FED0C4">
      <w:start w:val="1"/>
      <w:numFmt w:val="bullet"/>
      <w:lvlText w:val=""/>
      <w:lvlJc w:val="left"/>
      <w:pPr>
        <w:ind w:left="6480" w:hanging="360"/>
      </w:pPr>
      <w:rPr>
        <w:rFonts w:hint="default" w:ascii="Wingdings" w:hAnsi="Wingdings"/>
      </w:rPr>
    </w:lvl>
  </w:abstractNum>
  <w:abstractNum w:abstractNumId="5" w15:restartNumberingAfterBreak="0">
    <w:nsid w:val="0F68314B"/>
    <w:multiLevelType w:val="hybridMultilevel"/>
    <w:tmpl w:val="ED905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FFAF776"/>
    <w:multiLevelType w:val="hybridMultilevel"/>
    <w:tmpl w:val="1A405988"/>
    <w:lvl w:ilvl="0" w:tplc="2842D86C">
      <w:start w:val="1"/>
      <w:numFmt w:val="decimal"/>
      <w:lvlText w:val="%1."/>
      <w:lvlJc w:val="left"/>
      <w:pPr>
        <w:ind w:left="720" w:hanging="360"/>
      </w:pPr>
    </w:lvl>
    <w:lvl w:ilvl="1" w:tplc="1EC86A76">
      <w:start w:val="1"/>
      <w:numFmt w:val="lowerLetter"/>
      <w:lvlText w:val="%2."/>
      <w:lvlJc w:val="left"/>
      <w:pPr>
        <w:ind w:left="1440" w:hanging="360"/>
      </w:pPr>
    </w:lvl>
    <w:lvl w:ilvl="2" w:tplc="98A8DA88">
      <w:start w:val="1"/>
      <w:numFmt w:val="lowerRoman"/>
      <w:lvlText w:val="%3."/>
      <w:lvlJc w:val="right"/>
      <w:pPr>
        <w:ind w:left="2160" w:hanging="180"/>
      </w:pPr>
    </w:lvl>
    <w:lvl w:ilvl="3" w:tplc="14CC433A">
      <w:start w:val="1"/>
      <w:numFmt w:val="decimal"/>
      <w:lvlText w:val="%4."/>
      <w:lvlJc w:val="left"/>
      <w:pPr>
        <w:ind w:left="2880" w:hanging="360"/>
      </w:pPr>
    </w:lvl>
    <w:lvl w:ilvl="4" w:tplc="7E1A1874">
      <w:start w:val="1"/>
      <w:numFmt w:val="lowerLetter"/>
      <w:lvlText w:val="%5."/>
      <w:lvlJc w:val="left"/>
      <w:pPr>
        <w:ind w:left="3600" w:hanging="360"/>
      </w:pPr>
    </w:lvl>
    <w:lvl w:ilvl="5" w:tplc="5E485FF0">
      <w:start w:val="1"/>
      <w:numFmt w:val="lowerRoman"/>
      <w:lvlText w:val="%6."/>
      <w:lvlJc w:val="right"/>
      <w:pPr>
        <w:ind w:left="4320" w:hanging="180"/>
      </w:pPr>
    </w:lvl>
    <w:lvl w:ilvl="6" w:tplc="02E42CAC">
      <w:start w:val="1"/>
      <w:numFmt w:val="decimal"/>
      <w:lvlText w:val="%7."/>
      <w:lvlJc w:val="left"/>
      <w:pPr>
        <w:ind w:left="5040" w:hanging="360"/>
      </w:pPr>
    </w:lvl>
    <w:lvl w:ilvl="7" w:tplc="16866B9C">
      <w:start w:val="1"/>
      <w:numFmt w:val="lowerLetter"/>
      <w:lvlText w:val="%8."/>
      <w:lvlJc w:val="left"/>
      <w:pPr>
        <w:ind w:left="5760" w:hanging="360"/>
      </w:pPr>
    </w:lvl>
    <w:lvl w:ilvl="8" w:tplc="AE2C5DCC">
      <w:start w:val="1"/>
      <w:numFmt w:val="lowerRoman"/>
      <w:lvlText w:val="%9."/>
      <w:lvlJc w:val="right"/>
      <w:pPr>
        <w:ind w:left="6480" w:hanging="180"/>
      </w:pPr>
    </w:lvl>
  </w:abstractNum>
  <w:abstractNum w:abstractNumId="7" w15:restartNumberingAfterBreak="0">
    <w:nsid w:val="16B5BFF7"/>
    <w:multiLevelType w:val="hybridMultilevel"/>
    <w:tmpl w:val="76087042"/>
    <w:lvl w:ilvl="0" w:tplc="18A6E87E">
      <w:start w:val="1"/>
      <w:numFmt w:val="decimal"/>
      <w:lvlText w:val="%1."/>
      <w:lvlJc w:val="left"/>
      <w:pPr>
        <w:ind w:left="720" w:hanging="360"/>
      </w:pPr>
    </w:lvl>
    <w:lvl w:ilvl="1" w:tplc="B1A80A40">
      <w:start w:val="1"/>
      <w:numFmt w:val="lowerLetter"/>
      <w:lvlText w:val="%2."/>
      <w:lvlJc w:val="left"/>
      <w:pPr>
        <w:ind w:left="1440" w:hanging="360"/>
      </w:pPr>
    </w:lvl>
    <w:lvl w:ilvl="2" w:tplc="BB764A78">
      <w:start w:val="1"/>
      <w:numFmt w:val="lowerRoman"/>
      <w:lvlText w:val="%3."/>
      <w:lvlJc w:val="right"/>
      <w:pPr>
        <w:ind w:left="2160" w:hanging="180"/>
      </w:pPr>
    </w:lvl>
    <w:lvl w:ilvl="3" w:tplc="5AB670D4">
      <w:start w:val="1"/>
      <w:numFmt w:val="decimal"/>
      <w:lvlText w:val="%4."/>
      <w:lvlJc w:val="left"/>
      <w:pPr>
        <w:ind w:left="2880" w:hanging="360"/>
      </w:pPr>
    </w:lvl>
    <w:lvl w:ilvl="4" w:tplc="06900944">
      <w:start w:val="1"/>
      <w:numFmt w:val="lowerLetter"/>
      <w:lvlText w:val="%5."/>
      <w:lvlJc w:val="left"/>
      <w:pPr>
        <w:ind w:left="3600" w:hanging="360"/>
      </w:pPr>
    </w:lvl>
    <w:lvl w:ilvl="5" w:tplc="D892D2F2">
      <w:start w:val="1"/>
      <w:numFmt w:val="lowerRoman"/>
      <w:lvlText w:val="%6."/>
      <w:lvlJc w:val="right"/>
      <w:pPr>
        <w:ind w:left="4320" w:hanging="180"/>
      </w:pPr>
    </w:lvl>
    <w:lvl w:ilvl="6" w:tplc="18562354">
      <w:start w:val="1"/>
      <w:numFmt w:val="decimal"/>
      <w:lvlText w:val="%7."/>
      <w:lvlJc w:val="left"/>
      <w:pPr>
        <w:ind w:left="5040" w:hanging="360"/>
      </w:pPr>
    </w:lvl>
    <w:lvl w:ilvl="7" w:tplc="D8143314">
      <w:start w:val="1"/>
      <w:numFmt w:val="lowerLetter"/>
      <w:lvlText w:val="%8."/>
      <w:lvlJc w:val="left"/>
      <w:pPr>
        <w:ind w:left="5760" w:hanging="360"/>
      </w:pPr>
    </w:lvl>
    <w:lvl w:ilvl="8" w:tplc="EBE433B0">
      <w:start w:val="1"/>
      <w:numFmt w:val="lowerRoman"/>
      <w:lvlText w:val="%9."/>
      <w:lvlJc w:val="right"/>
      <w:pPr>
        <w:ind w:left="6480" w:hanging="180"/>
      </w:pPr>
    </w:lvl>
  </w:abstractNum>
  <w:abstractNum w:abstractNumId="8" w15:restartNumberingAfterBreak="0">
    <w:nsid w:val="1776F9BD"/>
    <w:multiLevelType w:val="hybridMultilevel"/>
    <w:tmpl w:val="FFFFFFFF"/>
    <w:lvl w:ilvl="0" w:tplc="5BE25B58">
      <w:start w:val="1"/>
      <w:numFmt w:val="decimal"/>
      <w:lvlText w:val="%1."/>
      <w:lvlJc w:val="left"/>
      <w:pPr>
        <w:ind w:left="720" w:hanging="360"/>
      </w:pPr>
    </w:lvl>
    <w:lvl w:ilvl="1" w:tplc="AAA87DBC">
      <w:start w:val="1"/>
      <w:numFmt w:val="lowerLetter"/>
      <w:lvlText w:val="%2."/>
      <w:lvlJc w:val="left"/>
      <w:pPr>
        <w:ind w:left="1440" w:hanging="360"/>
      </w:pPr>
    </w:lvl>
    <w:lvl w:ilvl="2" w:tplc="363E7A68">
      <w:start w:val="1"/>
      <w:numFmt w:val="lowerRoman"/>
      <w:lvlText w:val="%3."/>
      <w:lvlJc w:val="right"/>
      <w:pPr>
        <w:ind w:left="2160" w:hanging="180"/>
      </w:pPr>
    </w:lvl>
    <w:lvl w:ilvl="3" w:tplc="679EAB68">
      <w:start w:val="1"/>
      <w:numFmt w:val="decimal"/>
      <w:lvlText w:val="%4."/>
      <w:lvlJc w:val="left"/>
      <w:pPr>
        <w:ind w:left="2880" w:hanging="360"/>
      </w:pPr>
    </w:lvl>
    <w:lvl w:ilvl="4" w:tplc="5A6E8F92">
      <w:start w:val="1"/>
      <w:numFmt w:val="lowerLetter"/>
      <w:lvlText w:val="%5."/>
      <w:lvlJc w:val="left"/>
      <w:pPr>
        <w:ind w:left="3600" w:hanging="360"/>
      </w:pPr>
    </w:lvl>
    <w:lvl w:ilvl="5" w:tplc="7D0EEEA4">
      <w:start w:val="1"/>
      <w:numFmt w:val="lowerRoman"/>
      <w:lvlText w:val="%6."/>
      <w:lvlJc w:val="right"/>
      <w:pPr>
        <w:ind w:left="4320" w:hanging="180"/>
      </w:pPr>
    </w:lvl>
    <w:lvl w:ilvl="6" w:tplc="93E41708">
      <w:start w:val="1"/>
      <w:numFmt w:val="decimal"/>
      <w:lvlText w:val="%7."/>
      <w:lvlJc w:val="left"/>
      <w:pPr>
        <w:ind w:left="5040" w:hanging="360"/>
      </w:pPr>
    </w:lvl>
    <w:lvl w:ilvl="7" w:tplc="E6F25E44">
      <w:start w:val="1"/>
      <w:numFmt w:val="lowerLetter"/>
      <w:lvlText w:val="%8."/>
      <w:lvlJc w:val="left"/>
      <w:pPr>
        <w:ind w:left="5760" w:hanging="360"/>
      </w:pPr>
    </w:lvl>
    <w:lvl w:ilvl="8" w:tplc="BE66E5C0">
      <w:start w:val="1"/>
      <w:numFmt w:val="lowerRoman"/>
      <w:lvlText w:val="%9."/>
      <w:lvlJc w:val="right"/>
      <w:pPr>
        <w:ind w:left="6480" w:hanging="180"/>
      </w:pPr>
    </w:lvl>
  </w:abstractNum>
  <w:abstractNum w:abstractNumId="9" w15:restartNumberingAfterBreak="0">
    <w:nsid w:val="1D4CBF6D"/>
    <w:multiLevelType w:val="hybridMultilevel"/>
    <w:tmpl w:val="FFFFFFFF"/>
    <w:lvl w:ilvl="0" w:tplc="873209C6">
      <w:start w:val="1"/>
      <w:numFmt w:val="decimal"/>
      <w:lvlText w:val="%1."/>
      <w:lvlJc w:val="left"/>
      <w:pPr>
        <w:ind w:left="720" w:hanging="360"/>
      </w:pPr>
    </w:lvl>
    <w:lvl w:ilvl="1" w:tplc="4B80D1A2">
      <w:start w:val="1"/>
      <w:numFmt w:val="lowerLetter"/>
      <w:lvlText w:val="%2."/>
      <w:lvlJc w:val="left"/>
      <w:pPr>
        <w:ind w:left="1440" w:hanging="360"/>
      </w:pPr>
    </w:lvl>
    <w:lvl w:ilvl="2" w:tplc="D3E8F128">
      <w:start w:val="1"/>
      <w:numFmt w:val="lowerRoman"/>
      <w:lvlText w:val="%3."/>
      <w:lvlJc w:val="right"/>
      <w:pPr>
        <w:ind w:left="2160" w:hanging="180"/>
      </w:pPr>
    </w:lvl>
    <w:lvl w:ilvl="3" w:tplc="2AB81D06">
      <w:start w:val="1"/>
      <w:numFmt w:val="decimal"/>
      <w:lvlText w:val="%4."/>
      <w:lvlJc w:val="left"/>
      <w:pPr>
        <w:ind w:left="2880" w:hanging="360"/>
      </w:pPr>
    </w:lvl>
    <w:lvl w:ilvl="4" w:tplc="F9281E74">
      <w:start w:val="1"/>
      <w:numFmt w:val="lowerLetter"/>
      <w:lvlText w:val="%5."/>
      <w:lvlJc w:val="left"/>
      <w:pPr>
        <w:ind w:left="3600" w:hanging="360"/>
      </w:pPr>
    </w:lvl>
    <w:lvl w:ilvl="5" w:tplc="D0A4C908">
      <w:start w:val="1"/>
      <w:numFmt w:val="lowerRoman"/>
      <w:lvlText w:val="%6."/>
      <w:lvlJc w:val="right"/>
      <w:pPr>
        <w:ind w:left="4320" w:hanging="180"/>
      </w:pPr>
    </w:lvl>
    <w:lvl w:ilvl="6" w:tplc="BD6E9B7E">
      <w:start w:val="1"/>
      <w:numFmt w:val="decimal"/>
      <w:lvlText w:val="%7."/>
      <w:lvlJc w:val="left"/>
      <w:pPr>
        <w:ind w:left="5040" w:hanging="360"/>
      </w:pPr>
    </w:lvl>
    <w:lvl w:ilvl="7" w:tplc="D5BAD38E">
      <w:start w:val="1"/>
      <w:numFmt w:val="lowerLetter"/>
      <w:lvlText w:val="%8."/>
      <w:lvlJc w:val="left"/>
      <w:pPr>
        <w:ind w:left="5760" w:hanging="360"/>
      </w:pPr>
    </w:lvl>
    <w:lvl w:ilvl="8" w:tplc="67E0751E">
      <w:start w:val="1"/>
      <w:numFmt w:val="lowerRoman"/>
      <w:lvlText w:val="%9."/>
      <w:lvlJc w:val="right"/>
      <w:pPr>
        <w:ind w:left="6480" w:hanging="180"/>
      </w:pPr>
    </w:lvl>
  </w:abstractNum>
  <w:abstractNum w:abstractNumId="10" w15:restartNumberingAfterBreak="0">
    <w:nsid w:val="1DA1ED42"/>
    <w:multiLevelType w:val="hybridMultilevel"/>
    <w:tmpl w:val="FFFFFFFF"/>
    <w:lvl w:ilvl="0" w:tplc="0BF64728">
      <w:start w:val="1"/>
      <w:numFmt w:val="decimal"/>
      <w:lvlText w:val="%1."/>
      <w:lvlJc w:val="left"/>
      <w:pPr>
        <w:ind w:left="720" w:hanging="360"/>
      </w:pPr>
    </w:lvl>
    <w:lvl w:ilvl="1" w:tplc="3E5E25CE">
      <w:start w:val="1"/>
      <w:numFmt w:val="lowerLetter"/>
      <w:lvlText w:val="%2."/>
      <w:lvlJc w:val="left"/>
      <w:pPr>
        <w:ind w:left="1440" w:hanging="360"/>
      </w:pPr>
    </w:lvl>
    <w:lvl w:ilvl="2" w:tplc="B52E17AA">
      <w:start w:val="1"/>
      <w:numFmt w:val="lowerRoman"/>
      <w:lvlText w:val="%3."/>
      <w:lvlJc w:val="right"/>
      <w:pPr>
        <w:ind w:left="2160" w:hanging="180"/>
      </w:pPr>
    </w:lvl>
    <w:lvl w:ilvl="3" w:tplc="34E2108C">
      <w:start w:val="1"/>
      <w:numFmt w:val="decimal"/>
      <w:lvlText w:val="%4."/>
      <w:lvlJc w:val="left"/>
      <w:pPr>
        <w:ind w:left="2880" w:hanging="360"/>
      </w:pPr>
    </w:lvl>
    <w:lvl w:ilvl="4" w:tplc="5262EF5A">
      <w:start w:val="1"/>
      <w:numFmt w:val="lowerLetter"/>
      <w:lvlText w:val="%5."/>
      <w:lvlJc w:val="left"/>
      <w:pPr>
        <w:ind w:left="3600" w:hanging="360"/>
      </w:pPr>
    </w:lvl>
    <w:lvl w:ilvl="5" w:tplc="0ABAFFAC">
      <w:start w:val="1"/>
      <w:numFmt w:val="lowerRoman"/>
      <w:lvlText w:val="%6."/>
      <w:lvlJc w:val="right"/>
      <w:pPr>
        <w:ind w:left="4320" w:hanging="180"/>
      </w:pPr>
    </w:lvl>
    <w:lvl w:ilvl="6" w:tplc="2A52D2B2">
      <w:start w:val="1"/>
      <w:numFmt w:val="decimal"/>
      <w:lvlText w:val="%7."/>
      <w:lvlJc w:val="left"/>
      <w:pPr>
        <w:ind w:left="5040" w:hanging="360"/>
      </w:pPr>
    </w:lvl>
    <w:lvl w:ilvl="7" w:tplc="83E0AE0C">
      <w:start w:val="1"/>
      <w:numFmt w:val="lowerLetter"/>
      <w:lvlText w:val="%8."/>
      <w:lvlJc w:val="left"/>
      <w:pPr>
        <w:ind w:left="5760" w:hanging="360"/>
      </w:pPr>
    </w:lvl>
    <w:lvl w:ilvl="8" w:tplc="B3346EBE">
      <w:start w:val="1"/>
      <w:numFmt w:val="lowerRoman"/>
      <w:lvlText w:val="%9."/>
      <w:lvlJc w:val="right"/>
      <w:pPr>
        <w:ind w:left="6480" w:hanging="180"/>
      </w:pPr>
    </w:lvl>
  </w:abstractNum>
  <w:abstractNum w:abstractNumId="11" w15:restartNumberingAfterBreak="0">
    <w:nsid w:val="1DFA7408"/>
    <w:multiLevelType w:val="hybridMultilevel"/>
    <w:tmpl w:val="0FC2EDCC"/>
    <w:lvl w:ilvl="0" w:tplc="42E834FE">
      <w:start w:val="1"/>
      <w:numFmt w:val="decimal"/>
      <w:lvlText w:val="%1."/>
      <w:lvlJc w:val="left"/>
      <w:pPr>
        <w:ind w:left="720" w:hanging="360"/>
      </w:pPr>
    </w:lvl>
    <w:lvl w:ilvl="1" w:tplc="6AAE130A">
      <w:start w:val="1"/>
      <w:numFmt w:val="lowerLetter"/>
      <w:lvlText w:val="%2."/>
      <w:lvlJc w:val="left"/>
      <w:pPr>
        <w:ind w:left="1440" w:hanging="360"/>
      </w:pPr>
    </w:lvl>
    <w:lvl w:ilvl="2" w:tplc="D2F48620">
      <w:start w:val="1"/>
      <w:numFmt w:val="lowerRoman"/>
      <w:lvlText w:val="%3."/>
      <w:lvlJc w:val="right"/>
      <w:pPr>
        <w:ind w:left="2160" w:hanging="180"/>
      </w:pPr>
    </w:lvl>
    <w:lvl w:ilvl="3" w:tplc="E4A2CB28">
      <w:start w:val="1"/>
      <w:numFmt w:val="decimal"/>
      <w:lvlText w:val="%4."/>
      <w:lvlJc w:val="left"/>
      <w:pPr>
        <w:ind w:left="2880" w:hanging="360"/>
      </w:pPr>
    </w:lvl>
    <w:lvl w:ilvl="4" w:tplc="57408376">
      <w:start w:val="1"/>
      <w:numFmt w:val="lowerLetter"/>
      <w:lvlText w:val="%5."/>
      <w:lvlJc w:val="left"/>
      <w:pPr>
        <w:ind w:left="3600" w:hanging="360"/>
      </w:pPr>
    </w:lvl>
    <w:lvl w:ilvl="5" w:tplc="E282297C">
      <w:start w:val="1"/>
      <w:numFmt w:val="lowerRoman"/>
      <w:lvlText w:val="%6."/>
      <w:lvlJc w:val="right"/>
      <w:pPr>
        <w:ind w:left="4320" w:hanging="180"/>
      </w:pPr>
    </w:lvl>
    <w:lvl w:ilvl="6" w:tplc="012C7578">
      <w:start w:val="1"/>
      <w:numFmt w:val="decimal"/>
      <w:lvlText w:val="%7."/>
      <w:lvlJc w:val="left"/>
      <w:pPr>
        <w:ind w:left="5040" w:hanging="360"/>
      </w:pPr>
    </w:lvl>
    <w:lvl w:ilvl="7" w:tplc="E3F484F4">
      <w:start w:val="1"/>
      <w:numFmt w:val="lowerLetter"/>
      <w:lvlText w:val="%8."/>
      <w:lvlJc w:val="left"/>
      <w:pPr>
        <w:ind w:left="5760" w:hanging="360"/>
      </w:pPr>
    </w:lvl>
    <w:lvl w:ilvl="8" w:tplc="268AFE3E">
      <w:start w:val="1"/>
      <w:numFmt w:val="lowerRoman"/>
      <w:lvlText w:val="%9."/>
      <w:lvlJc w:val="right"/>
      <w:pPr>
        <w:ind w:left="6480" w:hanging="180"/>
      </w:pPr>
    </w:lvl>
  </w:abstractNum>
  <w:abstractNum w:abstractNumId="12" w15:restartNumberingAfterBreak="0">
    <w:nsid w:val="22694709"/>
    <w:multiLevelType w:val="hybridMultilevel"/>
    <w:tmpl w:val="C2C82450"/>
    <w:lvl w:ilvl="0" w:tplc="9B94EA52">
      <w:start w:val="1"/>
      <w:numFmt w:val="decimal"/>
      <w:lvlText w:val="%1."/>
      <w:lvlJc w:val="left"/>
      <w:pPr>
        <w:ind w:left="720" w:hanging="360"/>
      </w:pPr>
    </w:lvl>
    <w:lvl w:ilvl="1" w:tplc="07106A36">
      <w:start w:val="1"/>
      <w:numFmt w:val="lowerLetter"/>
      <w:lvlText w:val="%2."/>
      <w:lvlJc w:val="left"/>
      <w:pPr>
        <w:ind w:left="1440" w:hanging="360"/>
      </w:pPr>
    </w:lvl>
    <w:lvl w:ilvl="2" w:tplc="322645AE">
      <w:start w:val="1"/>
      <w:numFmt w:val="lowerRoman"/>
      <w:lvlText w:val="%3."/>
      <w:lvlJc w:val="right"/>
      <w:pPr>
        <w:ind w:left="2160" w:hanging="180"/>
      </w:pPr>
    </w:lvl>
    <w:lvl w:ilvl="3" w:tplc="BAD4DB6A">
      <w:start w:val="1"/>
      <w:numFmt w:val="decimal"/>
      <w:lvlText w:val="%4."/>
      <w:lvlJc w:val="left"/>
      <w:pPr>
        <w:ind w:left="2880" w:hanging="360"/>
      </w:pPr>
    </w:lvl>
    <w:lvl w:ilvl="4" w:tplc="09D48B2A">
      <w:start w:val="1"/>
      <w:numFmt w:val="lowerLetter"/>
      <w:lvlText w:val="%5."/>
      <w:lvlJc w:val="left"/>
      <w:pPr>
        <w:ind w:left="3600" w:hanging="360"/>
      </w:pPr>
    </w:lvl>
    <w:lvl w:ilvl="5" w:tplc="4094B798">
      <w:start w:val="1"/>
      <w:numFmt w:val="lowerRoman"/>
      <w:lvlText w:val="%6."/>
      <w:lvlJc w:val="right"/>
      <w:pPr>
        <w:ind w:left="4320" w:hanging="180"/>
      </w:pPr>
    </w:lvl>
    <w:lvl w:ilvl="6" w:tplc="CDAA8CF4">
      <w:start w:val="1"/>
      <w:numFmt w:val="decimal"/>
      <w:lvlText w:val="%7."/>
      <w:lvlJc w:val="left"/>
      <w:pPr>
        <w:ind w:left="5040" w:hanging="360"/>
      </w:pPr>
    </w:lvl>
    <w:lvl w:ilvl="7" w:tplc="ECA4D246">
      <w:start w:val="1"/>
      <w:numFmt w:val="lowerLetter"/>
      <w:lvlText w:val="%8."/>
      <w:lvlJc w:val="left"/>
      <w:pPr>
        <w:ind w:left="5760" w:hanging="360"/>
      </w:pPr>
    </w:lvl>
    <w:lvl w:ilvl="8" w:tplc="3CD4030A">
      <w:start w:val="1"/>
      <w:numFmt w:val="lowerRoman"/>
      <w:lvlText w:val="%9."/>
      <w:lvlJc w:val="right"/>
      <w:pPr>
        <w:ind w:left="6480" w:hanging="180"/>
      </w:pPr>
    </w:lvl>
  </w:abstractNum>
  <w:abstractNum w:abstractNumId="13" w15:restartNumberingAfterBreak="0">
    <w:nsid w:val="242130F5"/>
    <w:multiLevelType w:val="hybridMultilevel"/>
    <w:tmpl w:val="C3F8BD16"/>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30A84A10"/>
    <w:multiLevelType w:val="hybridMultilevel"/>
    <w:tmpl w:val="86E6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2B8ECA5"/>
    <w:multiLevelType w:val="hybridMultilevel"/>
    <w:tmpl w:val="FFFFFFFF"/>
    <w:lvl w:ilvl="0" w:tplc="6AAE32EE">
      <w:start w:val="1"/>
      <w:numFmt w:val="decimal"/>
      <w:lvlText w:val="%1."/>
      <w:lvlJc w:val="left"/>
      <w:pPr>
        <w:ind w:left="720" w:hanging="360"/>
      </w:pPr>
    </w:lvl>
    <w:lvl w:ilvl="1" w:tplc="42868FD0">
      <w:start w:val="1"/>
      <w:numFmt w:val="lowerLetter"/>
      <w:lvlText w:val="%2."/>
      <w:lvlJc w:val="left"/>
      <w:pPr>
        <w:ind w:left="1440" w:hanging="360"/>
      </w:pPr>
    </w:lvl>
    <w:lvl w:ilvl="2" w:tplc="8DDA7002">
      <w:start w:val="1"/>
      <w:numFmt w:val="lowerRoman"/>
      <w:lvlText w:val="%3."/>
      <w:lvlJc w:val="right"/>
      <w:pPr>
        <w:ind w:left="2160" w:hanging="180"/>
      </w:pPr>
    </w:lvl>
    <w:lvl w:ilvl="3" w:tplc="948EB646">
      <w:start w:val="1"/>
      <w:numFmt w:val="decimal"/>
      <w:lvlText w:val="%4."/>
      <w:lvlJc w:val="left"/>
      <w:pPr>
        <w:ind w:left="2880" w:hanging="360"/>
      </w:pPr>
    </w:lvl>
    <w:lvl w:ilvl="4" w:tplc="28F80468">
      <w:start w:val="1"/>
      <w:numFmt w:val="lowerLetter"/>
      <w:lvlText w:val="%5."/>
      <w:lvlJc w:val="left"/>
      <w:pPr>
        <w:ind w:left="3600" w:hanging="360"/>
      </w:pPr>
    </w:lvl>
    <w:lvl w:ilvl="5" w:tplc="8DA43FA2">
      <w:start w:val="1"/>
      <w:numFmt w:val="lowerRoman"/>
      <w:lvlText w:val="%6."/>
      <w:lvlJc w:val="right"/>
      <w:pPr>
        <w:ind w:left="4320" w:hanging="180"/>
      </w:pPr>
    </w:lvl>
    <w:lvl w:ilvl="6" w:tplc="8904D2F6">
      <w:start w:val="1"/>
      <w:numFmt w:val="decimal"/>
      <w:lvlText w:val="%7."/>
      <w:lvlJc w:val="left"/>
      <w:pPr>
        <w:ind w:left="5040" w:hanging="360"/>
      </w:pPr>
    </w:lvl>
    <w:lvl w:ilvl="7" w:tplc="A0CAE61C">
      <w:start w:val="1"/>
      <w:numFmt w:val="lowerLetter"/>
      <w:lvlText w:val="%8."/>
      <w:lvlJc w:val="left"/>
      <w:pPr>
        <w:ind w:left="5760" w:hanging="360"/>
      </w:pPr>
    </w:lvl>
    <w:lvl w:ilvl="8" w:tplc="58A886A8">
      <w:start w:val="1"/>
      <w:numFmt w:val="lowerRoman"/>
      <w:lvlText w:val="%9."/>
      <w:lvlJc w:val="right"/>
      <w:pPr>
        <w:ind w:left="6480" w:hanging="180"/>
      </w:pPr>
    </w:lvl>
  </w:abstractNum>
  <w:abstractNum w:abstractNumId="16" w15:restartNumberingAfterBreak="0">
    <w:nsid w:val="34162FFA"/>
    <w:multiLevelType w:val="hybridMultilevel"/>
    <w:tmpl w:val="33A6AD1A"/>
    <w:lvl w:ilvl="0" w:tplc="5B7E887C">
      <w:start w:val="1"/>
      <w:numFmt w:val="decimal"/>
      <w:lvlText w:val="%1."/>
      <w:lvlJc w:val="left"/>
      <w:pPr>
        <w:ind w:left="720" w:hanging="360"/>
      </w:pPr>
    </w:lvl>
    <w:lvl w:ilvl="1" w:tplc="87AA246E">
      <w:start w:val="1"/>
      <w:numFmt w:val="lowerLetter"/>
      <w:lvlText w:val="%2."/>
      <w:lvlJc w:val="left"/>
      <w:pPr>
        <w:ind w:left="1440" w:hanging="360"/>
      </w:pPr>
    </w:lvl>
    <w:lvl w:ilvl="2" w:tplc="DCBCD2F6">
      <w:start w:val="1"/>
      <w:numFmt w:val="lowerRoman"/>
      <w:lvlText w:val="%3."/>
      <w:lvlJc w:val="right"/>
      <w:pPr>
        <w:ind w:left="2160" w:hanging="180"/>
      </w:pPr>
    </w:lvl>
    <w:lvl w:ilvl="3" w:tplc="CA327486">
      <w:start w:val="1"/>
      <w:numFmt w:val="decimal"/>
      <w:lvlText w:val="%4."/>
      <w:lvlJc w:val="left"/>
      <w:pPr>
        <w:ind w:left="2880" w:hanging="360"/>
      </w:pPr>
    </w:lvl>
    <w:lvl w:ilvl="4" w:tplc="C0867F0A">
      <w:start w:val="1"/>
      <w:numFmt w:val="lowerLetter"/>
      <w:lvlText w:val="%5."/>
      <w:lvlJc w:val="left"/>
      <w:pPr>
        <w:ind w:left="3600" w:hanging="360"/>
      </w:pPr>
    </w:lvl>
    <w:lvl w:ilvl="5" w:tplc="1E70EF06">
      <w:start w:val="1"/>
      <w:numFmt w:val="lowerRoman"/>
      <w:lvlText w:val="%6."/>
      <w:lvlJc w:val="right"/>
      <w:pPr>
        <w:ind w:left="4320" w:hanging="180"/>
      </w:pPr>
    </w:lvl>
    <w:lvl w:ilvl="6" w:tplc="798C6524">
      <w:start w:val="1"/>
      <w:numFmt w:val="decimal"/>
      <w:lvlText w:val="%7."/>
      <w:lvlJc w:val="left"/>
      <w:pPr>
        <w:ind w:left="5040" w:hanging="360"/>
      </w:pPr>
    </w:lvl>
    <w:lvl w:ilvl="7" w:tplc="9AF2A300">
      <w:start w:val="1"/>
      <w:numFmt w:val="lowerLetter"/>
      <w:lvlText w:val="%8."/>
      <w:lvlJc w:val="left"/>
      <w:pPr>
        <w:ind w:left="5760" w:hanging="360"/>
      </w:pPr>
    </w:lvl>
    <w:lvl w:ilvl="8" w:tplc="E168E448">
      <w:start w:val="1"/>
      <w:numFmt w:val="lowerRoman"/>
      <w:lvlText w:val="%9."/>
      <w:lvlJc w:val="right"/>
      <w:pPr>
        <w:ind w:left="6480" w:hanging="180"/>
      </w:pPr>
    </w:lvl>
  </w:abstractNum>
  <w:abstractNum w:abstractNumId="17" w15:restartNumberingAfterBreak="0">
    <w:nsid w:val="34DC82B7"/>
    <w:multiLevelType w:val="hybridMultilevel"/>
    <w:tmpl w:val="43348090"/>
    <w:lvl w:ilvl="0" w:tplc="AFF4D53E">
      <w:start w:val="1"/>
      <w:numFmt w:val="decimal"/>
      <w:lvlText w:val="%1."/>
      <w:lvlJc w:val="left"/>
      <w:pPr>
        <w:ind w:left="720" w:hanging="360"/>
      </w:pPr>
    </w:lvl>
    <w:lvl w:ilvl="1" w:tplc="5A56F0CE">
      <w:start w:val="1"/>
      <w:numFmt w:val="lowerLetter"/>
      <w:lvlText w:val="%2."/>
      <w:lvlJc w:val="left"/>
      <w:pPr>
        <w:ind w:left="1440" w:hanging="360"/>
      </w:pPr>
    </w:lvl>
    <w:lvl w:ilvl="2" w:tplc="C4C68662">
      <w:start w:val="1"/>
      <w:numFmt w:val="lowerRoman"/>
      <w:lvlText w:val="%3."/>
      <w:lvlJc w:val="right"/>
      <w:pPr>
        <w:ind w:left="2160" w:hanging="180"/>
      </w:pPr>
    </w:lvl>
    <w:lvl w:ilvl="3" w:tplc="C3984726">
      <w:start w:val="1"/>
      <w:numFmt w:val="decimal"/>
      <w:lvlText w:val="%4."/>
      <w:lvlJc w:val="left"/>
      <w:pPr>
        <w:ind w:left="2880" w:hanging="360"/>
      </w:pPr>
    </w:lvl>
    <w:lvl w:ilvl="4" w:tplc="F0885164">
      <w:start w:val="1"/>
      <w:numFmt w:val="lowerLetter"/>
      <w:lvlText w:val="%5."/>
      <w:lvlJc w:val="left"/>
      <w:pPr>
        <w:ind w:left="3600" w:hanging="360"/>
      </w:pPr>
    </w:lvl>
    <w:lvl w:ilvl="5" w:tplc="D7D0DCD0">
      <w:start w:val="1"/>
      <w:numFmt w:val="lowerRoman"/>
      <w:lvlText w:val="%6."/>
      <w:lvlJc w:val="right"/>
      <w:pPr>
        <w:ind w:left="4320" w:hanging="180"/>
      </w:pPr>
    </w:lvl>
    <w:lvl w:ilvl="6" w:tplc="BC42D37C">
      <w:start w:val="1"/>
      <w:numFmt w:val="decimal"/>
      <w:lvlText w:val="%7."/>
      <w:lvlJc w:val="left"/>
      <w:pPr>
        <w:ind w:left="5040" w:hanging="360"/>
      </w:pPr>
    </w:lvl>
    <w:lvl w:ilvl="7" w:tplc="BBF67E48">
      <w:start w:val="1"/>
      <w:numFmt w:val="lowerLetter"/>
      <w:lvlText w:val="%8."/>
      <w:lvlJc w:val="left"/>
      <w:pPr>
        <w:ind w:left="5760" w:hanging="360"/>
      </w:pPr>
    </w:lvl>
    <w:lvl w:ilvl="8" w:tplc="FFB21EF6">
      <w:start w:val="1"/>
      <w:numFmt w:val="lowerRoman"/>
      <w:lvlText w:val="%9."/>
      <w:lvlJc w:val="right"/>
      <w:pPr>
        <w:ind w:left="6480" w:hanging="180"/>
      </w:pPr>
    </w:lvl>
  </w:abstractNum>
  <w:abstractNum w:abstractNumId="18" w15:restartNumberingAfterBreak="0">
    <w:nsid w:val="37B40349"/>
    <w:multiLevelType w:val="hybridMultilevel"/>
    <w:tmpl w:val="FFFFFFFF"/>
    <w:lvl w:ilvl="0" w:tplc="C1B83560">
      <w:start w:val="1"/>
      <w:numFmt w:val="decimal"/>
      <w:lvlText w:val="%1."/>
      <w:lvlJc w:val="left"/>
      <w:pPr>
        <w:ind w:left="720" w:hanging="360"/>
      </w:pPr>
    </w:lvl>
    <w:lvl w:ilvl="1" w:tplc="0B82F79A">
      <w:start w:val="1"/>
      <w:numFmt w:val="lowerLetter"/>
      <w:lvlText w:val="%2."/>
      <w:lvlJc w:val="left"/>
      <w:pPr>
        <w:ind w:left="1440" w:hanging="360"/>
      </w:pPr>
    </w:lvl>
    <w:lvl w:ilvl="2" w:tplc="9A927228">
      <w:start w:val="1"/>
      <w:numFmt w:val="lowerRoman"/>
      <w:lvlText w:val="%3."/>
      <w:lvlJc w:val="right"/>
      <w:pPr>
        <w:ind w:left="2160" w:hanging="180"/>
      </w:pPr>
    </w:lvl>
    <w:lvl w:ilvl="3" w:tplc="E5B26EB0">
      <w:start w:val="1"/>
      <w:numFmt w:val="decimal"/>
      <w:lvlText w:val="%4."/>
      <w:lvlJc w:val="left"/>
      <w:pPr>
        <w:ind w:left="2880" w:hanging="360"/>
      </w:pPr>
    </w:lvl>
    <w:lvl w:ilvl="4" w:tplc="B564571C">
      <w:start w:val="1"/>
      <w:numFmt w:val="lowerLetter"/>
      <w:lvlText w:val="%5."/>
      <w:lvlJc w:val="left"/>
      <w:pPr>
        <w:ind w:left="3600" w:hanging="360"/>
      </w:pPr>
    </w:lvl>
    <w:lvl w:ilvl="5" w:tplc="4A68F3F2">
      <w:start w:val="1"/>
      <w:numFmt w:val="lowerRoman"/>
      <w:lvlText w:val="%6."/>
      <w:lvlJc w:val="right"/>
      <w:pPr>
        <w:ind w:left="4320" w:hanging="180"/>
      </w:pPr>
    </w:lvl>
    <w:lvl w:ilvl="6" w:tplc="4EE4CF7E">
      <w:start w:val="1"/>
      <w:numFmt w:val="decimal"/>
      <w:lvlText w:val="%7."/>
      <w:lvlJc w:val="left"/>
      <w:pPr>
        <w:ind w:left="5040" w:hanging="360"/>
      </w:pPr>
    </w:lvl>
    <w:lvl w:ilvl="7" w:tplc="D004C63A">
      <w:start w:val="1"/>
      <w:numFmt w:val="lowerLetter"/>
      <w:lvlText w:val="%8."/>
      <w:lvlJc w:val="left"/>
      <w:pPr>
        <w:ind w:left="5760" w:hanging="360"/>
      </w:pPr>
    </w:lvl>
    <w:lvl w:ilvl="8" w:tplc="5CA6AB6E">
      <w:start w:val="1"/>
      <w:numFmt w:val="lowerRoman"/>
      <w:lvlText w:val="%9."/>
      <w:lvlJc w:val="right"/>
      <w:pPr>
        <w:ind w:left="6480" w:hanging="180"/>
      </w:pPr>
    </w:lvl>
  </w:abstractNum>
  <w:abstractNum w:abstractNumId="19" w15:restartNumberingAfterBreak="0">
    <w:nsid w:val="3D153102"/>
    <w:multiLevelType w:val="hybridMultilevel"/>
    <w:tmpl w:val="FFFFFFFF"/>
    <w:lvl w:ilvl="0" w:tplc="A7ACF1B0">
      <w:start w:val="1"/>
      <w:numFmt w:val="bullet"/>
      <w:lvlText w:val="·"/>
      <w:lvlJc w:val="left"/>
      <w:pPr>
        <w:ind w:left="720" w:hanging="360"/>
      </w:pPr>
      <w:rPr>
        <w:rFonts w:hint="default" w:ascii="Symbol" w:hAnsi="Symbol"/>
      </w:rPr>
    </w:lvl>
    <w:lvl w:ilvl="1" w:tplc="93BADD80">
      <w:start w:val="1"/>
      <w:numFmt w:val="bullet"/>
      <w:lvlText w:val="o"/>
      <w:lvlJc w:val="left"/>
      <w:pPr>
        <w:ind w:left="1440" w:hanging="360"/>
      </w:pPr>
      <w:rPr>
        <w:rFonts w:hint="default" w:ascii="Courier New" w:hAnsi="Courier New"/>
      </w:rPr>
    </w:lvl>
    <w:lvl w:ilvl="2" w:tplc="24C05878">
      <w:start w:val="1"/>
      <w:numFmt w:val="bullet"/>
      <w:lvlText w:val=""/>
      <w:lvlJc w:val="left"/>
      <w:pPr>
        <w:ind w:left="2160" w:hanging="360"/>
      </w:pPr>
      <w:rPr>
        <w:rFonts w:hint="default" w:ascii="Wingdings" w:hAnsi="Wingdings"/>
      </w:rPr>
    </w:lvl>
    <w:lvl w:ilvl="3" w:tplc="4C3C2CAC">
      <w:start w:val="1"/>
      <w:numFmt w:val="bullet"/>
      <w:lvlText w:val=""/>
      <w:lvlJc w:val="left"/>
      <w:pPr>
        <w:ind w:left="2880" w:hanging="360"/>
      </w:pPr>
      <w:rPr>
        <w:rFonts w:hint="default" w:ascii="Symbol" w:hAnsi="Symbol"/>
      </w:rPr>
    </w:lvl>
    <w:lvl w:ilvl="4" w:tplc="47422A04">
      <w:start w:val="1"/>
      <w:numFmt w:val="bullet"/>
      <w:lvlText w:val="o"/>
      <w:lvlJc w:val="left"/>
      <w:pPr>
        <w:ind w:left="3600" w:hanging="360"/>
      </w:pPr>
      <w:rPr>
        <w:rFonts w:hint="default" w:ascii="Courier New" w:hAnsi="Courier New"/>
      </w:rPr>
    </w:lvl>
    <w:lvl w:ilvl="5" w:tplc="6ADE1D0C">
      <w:start w:val="1"/>
      <w:numFmt w:val="bullet"/>
      <w:lvlText w:val=""/>
      <w:lvlJc w:val="left"/>
      <w:pPr>
        <w:ind w:left="4320" w:hanging="360"/>
      </w:pPr>
      <w:rPr>
        <w:rFonts w:hint="default" w:ascii="Wingdings" w:hAnsi="Wingdings"/>
      </w:rPr>
    </w:lvl>
    <w:lvl w:ilvl="6" w:tplc="D304E8BE">
      <w:start w:val="1"/>
      <w:numFmt w:val="bullet"/>
      <w:lvlText w:val=""/>
      <w:lvlJc w:val="left"/>
      <w:pPr>
        <w:ind w:left="5040" w:hanging="360"/>
      </w:pPr>
      <w:rPr>
        <w:rFonts w:hint="default" w:ascii="Symbol" w:hAnsi="Symbol"/>
      </w:rPr>
    </w:lvl>
    <w:lvl w:ilvl="7" w:tplc="45FC660A">
      <w:start w:val="1"/>
      <w:numFmt w:val="bullet"/>
      <w:lvlText w:val="o"/>
      <w:lvlJc w:val="left"/>
      <w:pPr>
        <w:ind w:left="5760" w:hanging="360"/>
      </w:pPr>
      <w:rPr>
        <w:rFonts w:hint="default" w:ascii="Courier New" w:hAnsi="Courier New"/>
      </w:rPr>
    </w:lvl>
    <w:lvl w:ilvl="8" w:tplc="E9002E0E">
      <w:start w:val="1"/>
      <w:numFmt w:val="bullet"/>
      <w:lvlText w:val=""/>
      <w:lvlJc w:val="left"/>
      <w:pPr>
        <w:ind w:left="6480" w:hanging="360"/>
      </w:pPr>
      <w:rPr>
        <w:rFonts w:hint="default" w:ascii="Wingdings" w:hAnsi="Wingdings"/>
      </w:rPr>
    </w:lvl>
  </w:abstractNum>
  <w:abstractNum w:abstractNumId="20" w15:restartNumberingAfterBreak="0">
    <w:nsid w:val="424473EA"/>
    <w:multiLevelType w:val="hybridMultilevel"/>
    <w:tmpl w:val="333251B0"/>
    <w:lvl w:ilvl="0" w:tplc="18A6E87E">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5BA8CA9"/>
    <w:multiLevelType w:val="hybridMultilevel"/>
    <w:tmpl w:val="FFFFFFFF"/>
    <w:lvl w:ilvl="0" w:tplc="A6D4A994">
      <w:start w:val="1"/>
      <w:numFmt w:val="decimal"/>
      <w:lvlText w:val="%1."/>
      <w:lvlJc w:val="left"/>
      <w:pPr>
        <w:ind w:left="720" w:hanging="360"/>
      </w:pPr>
    </w:lvl>
    <w:lvl w:ilvl="1" w:tplc="FD403866">
      <w:start w:val="1"/>
      <w:numFmt w:val="lowerLetter"/>
      <w:lvlText w:val="%2."/>
      <w:lvlJc w:val="left"/>
      <w:pPr>
        <w:ind w:left="1440" w:hanging="360"/>
      </w:pPr>
    </w:lvl>
    <w:lvl w:ilvl="2" w:tplc="2E84E26E">
      <w:start w:val="1"/>
      <w:numFmt w:val="lowerRoman"/>
      <w:lvlText w:val="%3."/>
      <w:lvlJc w:val="right"/>
      <w:pPr>
        <w:ind w:left="2160" w:hanging="180"/>
      </w:pPr>
    </w:lvl>
    <w:lvl w:ilvl="3" w:tplc="3E5CDE64">
      <w:start w:val="1"/>
      <w:numFmt w:val="decimal"/>
      <w:lvlText w:val="%4."/>
      <w:lvlJc w:val="left"/>
      <w:pPr>
        <w:ind w:left="2880" w:hanging="360"/>
      </w:pPr>
    </w:lvl>
    <w:lvl w:ilvl="4" w:tplc="292CF444">
      <w:start w:val="1"/>
      <w:numFmt w:val="lowerLetter"/>
      <w:lvlText w:val="%5."/>
      <w:lvlJc w:val="left"/>
      <w:pPr>
        <w:ind w:left="3600" w:hanging="360"/>
      </w:pPr>
    </w:lvl>
    <w:lvl w:ilvl="5" w:tplc="997CCD68">
      <w:start w:val="1"/>
      <w:numFmt w:val="lowerRoman"/>
      <w:lvlText w:val="%6."/>
      <w:lvlJc w:val="right"/>
      <w:pPr>
        <w:ind w:left="4320" w:hanging="180"/>
      </w:pPr>
    </w:lvl>
    <w:lvl w:ilvl="6" w:tplc="8C1481E2">
      <w:start w:val="1"/>
      <w:numFmt w:val="decimal"/>
      <w:lvlText w:val="%7."/>
      <w:lvlJc w:val="left"/>
      <w:pPr>
        <w:ind w:left="5040" w:hanging="360"/>
      </w:pPr>
    </w:lvl>
    <w:lvl w:ilvl="7" w:tplc="4E22F03A">
      <w:start w:val="1"/>
      <w:numFmt w:val="lowerLetter"/>
      <w:lvlText w:val="%8."/>
      <w:lvlJc w:val="left"/>
      <w:pPr>
        <w:ind w:left="5760" w:hanging="360"/>
      </w:pPr>
    </w:lvl>
    <w:lvl w:ilvl="8" w:tplc="692C59DA">
      <w:start w:val="1"/>
      <w:numFmt w:val="lowerRoman"/>
      <w:lvlText w:val="%9."/>
      <w:lvlJc w:val="right"/>
      <w:pPr>
        <w:ind w:left="6480" w:hanging="180"/>
      </w:pPr>
    </w:lvl>
  </w:abstractNum>
  <w:abstractNum w:abstractNumId="22" w15:restartNumberingAfterBreak="0">
    <w:nsid w:val="47F24FE2"/>
    <w:multiLevelType w:val="hybridMultilevel"/>
    <w:tmpl w:val="4E1C11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CA74CED"/>
    <w:multiLevelType w:val="hybridMultilevel"/>
    <w:tmpl w:val="1F94C3B8"/>
    <w:lvl w:ilvl="0" w:tplc="FC7E1198">
      <w:start w:val="1"/>
      <w:numFmt w:val="bullet"/>
      <w:lvlText w:val=""/>
      <w:lvlJc w:val="left"/>
      <w:pPr>
        <w:ind w:left="720" w:hanging="360"/>
      </w:pPr>
      <w:rPr>
        <w:rFonts w:hint="default" w:ascii="Symbol" w:hAnsi="Symbol"/>
      </w:rPr>
    </w:lvl>
    <w:lvl w:ilvl="1" w:tplc="5A968136">
      <w:start w:val="1"/>
      <w:numFmt w:val="bullet"/>
      <w:lvlText w:val="o"/>
      <w:lvlJc w:val="left"/>
      <w:pPr>
        <w:ind w:left="1440" w:hanging="360"/>
      </w:pPr>
      <w:rPr>
        <w:rFonts w:hint="default" w:ascii="Courier New" w:hAnsi="Courier New"/>
      </w:rPr>
    </w:lvl>
    <w:lvl w:ilvl="2" w:tplc="7584AF5A">
      <w:start w:val="1"/>
      <w:numFmt w:val="bullet"/>
      <w:lvlText w:val=""/>
      <w:lvlJc w:val="left"/>
      <w:pPr>
        <w:ind w:left="2160" w:hanging="360"/>
      </w:pPr>
      <w:rPr>
        <w:rFonts w:hint="default" w:ascii="Wingdings" w:hAnsi="Wingdings"/>
      </w:rPr>
    </w:lvl>
    <w:lvl w:ilvl="3" w:tplc="86CA5D18">
      <w:start w:val="1"/>
      <w:numFmt w:val="bullet"/>
      <w:lvlText w:val=""/>
      <w:lvlJc w:val="left"/>
      <w:pPr>
        <w:ind w:left="2880" w:hanging="360"/>
      </w:pPr>
      <w:rPr>
        <w:rFonts w:hint="default" w:ascii="Symbol" w:hAnsi="Symbol"/>
      </w:rPr>
    </w:lvl>
    <w:lvl w:ilvl="4" w:tplc="C9704C68">
      <w:start w:val="1"/>
      <w:numFmt w:val="bullet"/>
      <w:lvlText w:val="o"/>
      <w:lvlJc w:val="left"/>
      <w:pPr>
        <w:ind w:left="3600" w:hanging="360"/>
      </w:pPr>
      <w:rPr>
        <w:rFonts w:hint="default" w:ascii="Courier New" w:hAnsi="Courier New"/>
      </w:rPr>
    </w:lvl>
    <w:lvl w:ilvl="5" w:tplc="9C46CD72">
      <w:start w:val="1"/>
      <w:numFmt w:val="bullet"/>
      <w:lvlText w:val=""/>
      <w:lvlJc w:val="left"/>
      <w:pPr>
        <w:ind w:left="4320" w:hanging="360"/>
      </w:pPr>
      <w:rPr>
        <w:rFonts w:hint="default" w:ascii="Wingdings" w:hAnsi="Wingdings"/>
      </w:rPr>
    </w:lvl>
    <w:lvl w:ilvl="6" w:tplc="06EC0BEE">
      <w:start w:val="1"/>
      <w:numFmt w:val="bullet"/>
      <w:lvlText w:val=""/>
      <w:lvlJc w:val="left"/>
      <w:pPr>
        <w:ind w:left="5040" w:hanging="360"/>
      </w:pPr>
      <w:rPr>
        <w:rFonts w:hint="default" w:ascii="Symbol" w:hAnsi="Symbol"/>
      </w:rPr>
    </w:lvl>
    <w:lvl w:ilvl="7" w:tplc="2B32625E">
      <w:start w:val="1"/>
      <w:numFmt w:val="bullet"/>
      <w:lvlText w:val="o"/>
      <w:lvlJc w:val="left"/>
      <w:pPr>
        <w:ind w:left="5760" w:hanging="360"/>
      </w:pPr>
      <w:rPr>
        <w:rFonts w:hint="default" w:ascii="Courier New" w:hAnsi="Courier New"/>
      </w:rPr>
    </w:lvl>
    <w:lvl w:ilvl="8" w:tplc="191223AA">
      <w:start w:val="1"/>
      <w:numFmt w:val="bullet"/>
      <w:lvlText w:val=""/>
      <w:lvlJc w:val="left"/>
      <w:pPr>
        <w:ind w:left="6480" w:hanging="360"/>
      </w:pPr>
      <w:rPr>
        <w:rFonts w:hint="default" w:ascii="Wingdings" w:hAnsi="Wingdings"/>
      </w:rPr>
    </w:lvl>
  </w:abstractNum>
  <w:abstractNum w:abstractNumId="24" w15:restartNumberingAfterBreak="0">
    <w:nsid w:val="4CD652A1"/>
    <w:multiLevelType w:val="hybridMultilevel"/>
    <w:tmpl w:val="357C3F50"/>
    <w:lvl w:ilvl="0" w:tplc="32AE9DBC">
      <w:start w:val="1"/>
      <w:numFmt w:val="decimal"/>
      <w:lvlText w:val="%1."/>
      <w:lvlJc w:val="left"/>
      <w:pPr>
        <w:ind w:left="720" w:hanging="360"/>
      </w:pPr>
    </w:lvl>
    <w:lvl w:ilvl="1" w:tplc="BA12F294">
      <w:start w:val="1"/>
      <w:numFmt w:val="lowerLetter"/>
      <w:lvlText w:val="%2."/>
      <w:lvlJc w:val="left"/>
      <w:pPr>
        <w:ind w:left="1440" w:hanging="360"/>
      </w:pPr>
    </w:lvl>
    <w:lvl w:ilvl="2" w:tplc="A5785F14">
      <w:start w:val="1"/>
      <w:numFmt w:val="lowerRoman"/>
      <w:lvlText w:val="%3."/>
      <w:lvlJc w:val="right"/>
      <w:pPr>
        <w:ind w:left="2160" w:hanging="180"/>
      </w:pPr>
    </w:lvl>
    <w:lvl w:ilvl="3" w:tplc="D8885632">
      <w:start w:val="1"/>
      <w:numFmt w:val="decimal"/>
      <w:lvlText w:val="%4."/>
      <w:lvlJc w:val="left"/>
      <w:pPr>
        <w:ind w:left="2880" w:hanging="360"/>
      </w:pPr>
    </w:lvl>
    <w:lvl w:ilvl="4" w:tplc="3D0ECE7E">
      <w:start w:val="1"/>
      <w:numFmt w:val="lowerLetter"/>
      <w:lvlText w:val="%5."/>
      <w:lvlJc w:val="left"/>
      <w:pPr>
        <w:ind w:left="3600" w:hanging="360"/>
      </w:pPr>
    </w:lvl>
    <w:lvl w:ilvl="5" w:tplc="4B5436FC">
      <w:start w:val="1"/>
      <w:numFmt w:val="lowerRoman"/>
      <w:lvlText w:val="%6."/>
      <w:lvlJc w:val="right"/>
      <w:pPr>
        <w:ind w:left="4320" w:hanging="180"/>
      </w:pPr>
    </w:lvl>
    <w:lvl w:ilvl="6" w:tplc="C066B7AE">
      <w:start w:val="1"/>
      <w:numFmt w:val="decimal"/>
      <w:lvlText w:val="%7."/>
      <w:lvlJc w:val="left"/>
      <w:pPr>
        <w:ind w:left="5040" w:hanging="360"/>
      </w:pPr>
    </w:lvl>
    <w:lvl w:ilvl="7" w:tplc="197864CC">
      <w:start w:val="1"/>
      <w:numFmt w:val="lowerLetter"/>
      <w:lvlText w:val="%8."/>
      <w:lvlJc w:val="left"/>
      <w:pPr>
        <w:ind w:left="5760" w:hanging="360"/>
      </w:pPr>
    </w:lvl>
    <w:lvl w:ilvl="8" w:tplc="82C0A2E0">
      <w:start w:val="1"/>
      <w:numFmt w:val="lowerRoman"/>
      <w:lvlText w:val="%9."/>
      <w:lvlJc w:val="right"/>
      <w:pPr>
        <w:ind w:left="6480" w:hanging="180"/>
      </w:pPr>
    </w:lvl>
  </w:abstractNum>
  <w:abstractNum w:abstractNumId="25" w15:restartNumberingAfterBreak="0">
    <w:nsid w:val="4DED6258"/>
    <w:multiLevelType w:val="hybridMultilevel"/>
    <w:tmpl w:val="FFFFFFFF"/>
    <w:lvl w:ilvl="0" w:tplc="21F4153C">
      <w:start w:val="1"/>
      <w:numFmt w:val="decimal"/>
      <w:lvlText w:val="%1."/>
      <w:lvlJc w:val="left"/>
      <w:pPr>
        <w:ind w:left="720" w:hanging="360"/>
      </w:pPr>
    </w:lvl>
    <w:lvl w:ilvl="1" w:tplc="FA0A07DC">
      <w:start w:val="1"/>
      <w:numFmt w:val="lowerLetter"/>
      <w:lvlText w:val="%2."/>
      <w:lvlJc w:val="left"/>
      <w:pPr>
        <w:ind w:left="1440" w:hanging="360"/>
      </w:pPr>
    </w:lvl>
    <w:lvl w:ilvl="2" w:tplc="F08CD72A">
      <w:start w:val="1"/>
      <w:numFmt w:val="lowerRoman"/>
      <w:lvlText w:val="%3."/>
      <w:lvlJc w:val="right"/>
      <w:pPr>
        <w:ind w:left="2160" w:hanging="180"/>
      </w:pPr>
    </w:lvl>
    <w:lvl w:ilvl="3" w:tplc="007AB25C">
      <w:start w:val="1"/>
      <w:numFmt w:val="decimal"/>
      <w:lvlText w:val="%4."/>
      <w:lvlJc w:val="left"/>
      <w:pPr>
        <w:ind w:left="2880" w:hanging="360"/>
      </w:pPr>
    </w:lvl>
    <w:lvl w:ilvl="4" w:tplc="0E6242D2">
      <w:start w:val="1"/>
      <w:numFmt w:val="lowerLetter"/>
      <w:lvlText w:val="%5."/>
      <w:lvlJc w:val="left"/>
      <w:pPr>
        <w:ind w:left="3600" w:hanging="360"/>
      </w:pPr>
    </w:lvl>
    <w:lvl w:ilvl="5" w:tplc="FC5C10E4">
      <w:start w:val="1"/>
      <w:numFmt w:val="lowerRoman"/>
      <w:lvlText w:val="%6."/>
      <w:lvlJc w:val="right"/>
      <w:pPr>
        <w:ind w:left="4320" w:hanging="180"/>
      </w:pPr>
    </w:lvl>
    <w:lvl w:ilvl="6" w:tplc="7CE01B7C">
      <w:start w:val="1"/>
      <w:numFmt w:val="decimal"/>
      <w:lvlText w:val="%7."/>
      <w:lvlJc w:val="left"/>
      <w:pPr>
        <w:ind w:left="5040" w:hanging="360"/>
      </w:pPr>
    </w:lvl>
    <w:lvl w:ilvl="7" w:tplc="C798CC02">
      <w:start w:val="1"/>
      <w:numFmt w:val="lowerLetter"/>
      <w:lvlText w:val="%8."/>
      <w:lvlJc w:val="left"/>
      <w:pPr>
        <w:ind w:left="5760" w:hanging="360"/>
      </w:pPr>
    </w:lvl>
    <w:lvl w:ilvl="8" w:tplc="0176600A">
      <w:start w:val="1"/>
      <w:numFmt w:val="lowerRoman"/>
      <w:lvlText w:val="%9."/>
      <w:lvlJc w:val="right"/>
      <w:pPr>
        <w:ind w:left="6480" w:hanging="180"/>
      </w:pPr>
    </w:lvl>
  </w:abstractNum>
  <w:abstractNum w:abstractNumId="26" w15:restartNumberingAfterBreak="0">
    <w:nsid w:val="4F007A60"/>
    <w:multiLevelType w:val="hybridMultilevel"/>
    <w:tmpl w:val="47C83FF2"/>
    <w:lvl w:ilvl="0" w:tplc="BC84C686">
      <w:start w:val="1"/>
      <w:numFmt w:val="bullet"/>
      <w:lvlText w:val=""/>
      <w:lvlJc w:val="left"/>
      <w:pPr>
        <w:ind w:left="720" w:hanging="360"/>
      </w:pPr>
      <w:rPr>
        <w:rFonts w:hint="default" w:ascii="Symbol" w:hAnsi="Symbol"/>
      </w:rPr>
    </w:lvl>
    <w:lvl w:ilvl="1" w:tplc="A1F6D886">
      <w:start w:val="1"/>
      <w:numFmt w:val="bullet"/>
      <w:lvlText w:val="o"/>
      <w:lvlJc w:val="left"/>
      <w:pPr>
        <w:ind w:left="1440" w:hanging="360"/>
      </w:pPr>
      <w:rPr>
        <w:rFonts w:hint="default" w:ascii="Courier New" w:hAnsi="Courier New"/>
      </w:rPr>
    </w:lvl>
    <w:lvl w:ilvl="2" w:tplc="4C409C68">
      <w:start w:val="1"/>
      <w:numFmt w:val="bullet"/>
      <w:lvlText w:val=""/>
      <w:lvlJc w:val="left"/>
      <w:pPr>
        <w:ind w:left="2160" w:hanging="360"/>
      </w:pPr>
      <w:rPr>
        <w:rFonts w:hint="default" w:ascii="Wingdings" w:hAnsi="Wingdings"/>
      </w:rPr>
    </w:lvl>
    <w:lvl w:ilvl="3" w:tplc="E9224E6C">
      <w:start w:val="1"/>
      <w:numFmt w:val="bullet"/>
      <w:lvlText w:val=""/>
      <w:lvlJc w:val="left"/>
      <w:pPr>
        <w:ind w:left="2880" w:hanging="360"/>
      </w:pPr>
      <w:rPr>
        <w:rFonts w:hint="default" w:ascii="Symbol" w:hAnsi="Symbol"/>
      </w:rPr>
    </w:lvl>
    <w:lvl w:ilvl="4" w:tplc="EE386EBA">
      <w:start w:val="1"/>
      <w:numFmt w:val="bullet"/>
      <w:lvlText w:val="o"/>
      <w:lvlJc w:val="left"/>
      <w:pPr>
        <w:ind w:left="3600" w:hanging="360"/>
      </w:pPr>
      <w:rPr>
        <w:rFonts w:hint="default" w:ascii="Courier New" w:hAnsi="Courier New"/>
      </w:rPr>
    </w:lvl>
    <w:lvl w:ilvl="5" w:tplc="4BAEE728">
      <w:start w:val="1"/>
      <w:numFmt w:val="bullet"/>
      <w:lvlText w:val=""/>
      <w:lvlJc w:val="left"/>
      <w:pPr>
        <w:ind w:left="4320" w:hanging="360"/>
      </w:pPr>
      <w:rPr>
        <w:rFonts w:hint="default" w:ascii="Wingdings" w:hAnsi="Wingdings"/>
      </w:rPr>
    </w:lvl>
    <w:lvl w:ilvl="6" w:tplc="B15C8FC2">
      <w:start w:val="1"/>
      <w:numFmt w:val="bullet"/>
      <w:lvlText w:val=""/>
      <w:lvlJc w:val="left"/>
      <w:pPr>
        <w:ind w:left="5040" w:hanging="360"/>
      </w:pPr>
      <w:rPr>
        <w:rFonts w:hint="default" w:ascii="Symbol" w:hAnsi="Symbol"/>
      </w:rPr>
    </w:lvl>
    <w:lvl w:ilvl="7" w:tplc="A3E885C8">
      <w:start w:val="1"/>
      <w:numFmt w:val="bullet"/>
      <w:lvlText w:val="o"/>
      <w:lvlJc w:val="left"/>
      <w:pPr>
        <w:ind w:left="5760" w:hanging="360"/>
      </w:pPr>
      <w:rPr>
        <w:rFonts w:hint="default" w:ascii="Courier New" w:hAnsi="Courier New"/>
      </w:rPr>
    </w:lvl>
    <w:lvl w:ilvl="8" w:tplc="D7CE8C5C">
      <w:start w:val="1"/>
      <w:numFmt w:val="bullet"/>
      <w:lvlText w:val=""/>
      <w:lvlJc w:val="left"/>
      <w:pPr>
        <w:ind w:left="6480" w:hanging="360"/>
      </w:pPr>
      <w:rPr>
        <w:rFonts w:hint="default" w:ascii="Wingdings" w:hAnsi="Wingdings"/>
      </w:rPr>
    </w:lvl>
  </w:abstractNum>
  <w:abstractNum w:abstractNumId="27" w15:restartNumberingAfterBreak="0">
    <w:nsid w:val="5048431E"/>
    <w:multiLevelType w:val="hybridMultilevel"/>
    <w:tmpl w:val="FFFFFFFF"/>
    <w:lvl w:ilvl="0" w:tplc="8A78B094">
      <w:start w:val="1"/>
      <w:numFmt w:val="decimal"/>
      <w:lvlText w:val="%1."/>
      <w:lvlJc w:val="left"/>
      <w:pPr>
        <w:ind w:left="720" w:hanging="360"/>
      </w:pPr>
    </w:lvl>
    <w:lvl w:ilvl="1" w:tplc="B3DEC290">
      <w:start w:val="1"/>
      <w:numFmt w:val="lowerLetter"/>
      <w:lvlText w:val="%2."/>
      <w:lvlJc w:val="left"/>
      <w:pPr>
        <w:ind w:left="1440" w:hanging="360"/>
      </w:pPr>
    </w:lvl>
    <w:lvl w:ilvl="2" w:tplc="B76EAD0C">
      <w:start w:val="1"/>
      <w:numFmt w:val="lowerRoman"/>
      <w:lvlText w:val="%3."/>
      <w:lvlJc w:val="right"/>
      <w:pPr>
        <w:ind w:left="2160" w:hanging="180"/>
      </w:pPr>
    </w:lvl>
    <w:lvl w:ilvl="3" w:tplc="1570B70E">
      <w:start w:val="1"/>
      <w:numFmt w:val="decimal"/>
      <w:lvlText w:val="%4."/>
      <w:lvlJc w:val="left"/>
      <w:pPr>
        <w:ind w:left="2880" w:hanging="360"/>
      </w:pPr>
    </w:lvl>
    <w:lvl w:ilvl="4" w:tplc="32007450">
      <w:start w:val="1"/>
      <w:numFmt w:val="lowerLetter"/>
      <w:lvlText w:val="%5."/>
      <w:lvlJc w:val="left"/>
      <w:pPr>
        <w:ind w:left="3600" w:hanging="360"/>
      </w:pPr>
    </w:lvl>
    <w:lvl w:ilvl="5" w:tplc="9144594C">
      <w:start w:val="1"/>
      <w:numFmt w:val="lowerRoman"/>
      <w:lvlText w:val="%6."/>
      <w:lvlJc w:val="right"/>
      <w:pPr>
        <w:ind w:left="4320" w:hanging="180"/>
      </w:pPr>
    </w:lvl>
    <w:lvl w:ilvl="6" w:tplc="4A92118A">
      <w:start w:val="1"/>
      <w:numFmt w:val="decimal"/>
      <w:lvlText w:val="%7."/>
      <w:lvlJc w:val="left"/>
      <w:pPr>
        <w:ind w:left="5040" w:hanging="360"/>
      </w:pPr>
    </w:lvl>
    <w:lvl w:ilvl="7" w:tplc="590A54B2">
      <w:start w:val="1"/>
      <w:numFmt w:val="lowerLetter"/>
      <w:lvlText w:val="%8."/>
      <w:lvlJc w:val="left"/>
      <w:pPr>
        <w:ind w:left="5760" w:hanging="360"/>
      </w:pPr>
    </w:lvl>
    <w:lvl w:ilvl="8" w:tplc="C2E69DFE">
      <w:start w:val="1"/>
      <w:numFmt w:val="lowerRoman"/>
      <w:lvlText w:val="%9."/>
      <w:lvlJc w:val="right"/>
      <w:pPr>
        <w:ind w:left="6480" w:hanging="180"/>
      </w:pPr>
    </w:lvl>
  </w:abstractNum>
  <w:abstractNum w:abstractNumId="28" w15:restartNumberingAfterBreak="0">
    <w:nsid w:val="51ADACFE"/>
    <w:multiLevelType w:val="hybridMultilevel"/>
    <w:tmpl w:val="FFFFFFFF"/>
    <w:lvl w:ilvl="0" w:tplc="FDD8D742">
      <w:start w:val="1"/>
      <w:numFmt w:val="decimal"/>
      <w:lvlText w:val="%1."/>
      <w:lvlJc w:val="left"/>
      <w:pPr>
        <w:ind w:left="720" w:hanging="360"/>
      </w:pPr>
    </w:lvl>
    <w:lvl w:ilvl="1" w:tplc="98521DDA">
      <w:start w:val="1"/>
      <w:numFmt w:val="lowerLetter"/>
      <w:lvlText w:val="%2."/>
      <w:lvlJc w:val="left"/>
      <w:pPr>
        <w:ind w:left="1440" w:hanging="360"/>
      </w:pPr>
    </w:lvl>
    <w:lvl w:ilvl="2" w:tplc="90BAA1C6">
      <w:start w:val="1"/>
      <w:numFmt w:val="lowerRoman"/>
      <w:lvlText w:val="%3."/>
      <w:lvlJc w:val="right"/>
      <w:pPr>
        <w:ind w:left="2160" w:hanging="180"/>
      </w:pPr>
    </w:lvl>
    <w:lvl w:ilvl="3" w:tplc="95DEEC16">
      <w:start w:val="1"/>
      <w:numFmt w:val="decimal"/>
      <w:lvlText w:val="%4."/>
      <w:lvlJc w:val="left"/>
      <w:pPr>
        <w:ind w:left="2880" w:hanging="360"/>
      </w:pPr>
    </w:lvl>
    <w:lvl w:ilvl="4" w:tplc="AAFC1BCE">
      <w:start w:val="1"/>
      <w:numFmt w:val="lowerLetter"/>
      <w:lvlText w:val="%5."/>
      <w:lvlJc w:val="left"/>
      <w:pPr>
        <w:ind w:left="3600" w:hanging="360"/>
      </w:pPr>
    </w:lvl>
    <w:lvl w:ilvl="5" w:tplc="16007BEC">
      <w:start w:val="1"/>
      <w:numFmt w:val="lowerRoman"/>
      <w:lvlText w:val="%6."/>
      <w:lvlJc w:val="right"/>
      <w:pPr>
        <w:ind w:left="4320" w:hanging="180"/>
      </w:pPr>
    </w:lvl>
    <w:lvl w:ilvl="6" w:tplc="B1A0BA42">
      <w:start w:val="1"/>
      <w:numFmt w:val="decimal"/>
      <w:lvlText w:val="%7."/>
      <w:lvlJc w:val="left"/>
      <w:pPr>
        <w:ind w:left="5040" w:hanging="360"/>
      </w:pPr>
    </w:lvl>
    <w:lvl w:ilvl="7" w:tplc="0DEA219A">
      <w:start w:val="1"/>
      <w:numFmt w:val="lowerLetter"/>
      <w:lvlText w:val="%8."/>
      <w:lvlJc w:val="left"/>
      <w:pPr>
        <w:ind w:left="5760" w:hanging="360"/>
      </w:pPr>
    </w:lvl>
    <w:lvl w:ilvl="8" w:tplc="6184820C">
      <w:start w:val="1"/>
      <w:numFmt w:val="lowerRoman"/>
      <w:lvlText w:val="%9."/>
      <w:lvlJc w:val="right"/>
      <w:pPr>
        <w:ind w:left="6480" w:hanging="180"/>
      </w:pPr>
    </w:lvl>
  </w:abstractNum>
  <w:abstractNum w:abstractNumId="29" w15:restartNumberingAfterBreak="0">
    <w:nsid w:val="51E99C58"/>
    <w:multiLevelType w:val="hybridMultilevel"/>
    <w:tmpl w:val="FFFFFFFF"/>
    <w:lvl w:ilvl="0" w:tplc="3F68F1A2">
      <w:start w:val="1"/>
      <w:numFmt w:val="decimal"/>
      <w:lvlText w:val="%1."/>
      <w:lvlJc w:val="left"/>
      <w:pPr>
        <w:ind w:left="720" w:hanging="360"/>
      </w:pPr>
    </w:lvl>
    <w:lvl w:ilvl="1" w:tplc="769A5920">
      <w:start w:val="1"/>
      <w:numFmt w:val="lowerLetter"/>
      <w:lvlText w:val="%2."/>
      <w:lvlJc w:val="left"/>
      <w:pPr>
        <w:ind w:left="1440" w:hanging="360"/>
      </w:pPr>
    </w:lvl>
    <w:lvl w:ilvl="2" w:tplc="84286CC6">
      <w:start w:val="1"/>
      <w:numFmt w:val="lowerRoman"/>
      <w:lvlText w:val="%3."/>
      <w:lvlJc w:val="right"/>
      <w:pPr>
        <w:ind w:left="2160" w:hanging="180"/>
      </w:pPr>
    </w:lvl>
    <w:lvl w:ilvl="3" w:tplc="6DFCB3DE">
      <w:start w:val="1"/>
      <w:numFmt w:val="decimal"/>
      <w:lvlText w:val="%4."/>
      <w:lvlJc w:val="left"/>
      <w:pPr>
        <w:ind w:left="2880" w:hanging="360"/>
      </w:pPr>
    </w:lvl>
    <w:lvl w:ilvl="4" w:tplc="ED7C6AF2">
      <w:start w:val="1"/>
      <w:numFmt w:val="lowerLetter"/>
      <w:lvlText w:val="%5."/>
      <w:lvlJc w:val="left"/>
      <w:pPr>
        <w:ind w:left="3600" w:hanging="360"/>
      </w:pPr>
    </w:lvl>
    <w:lvl w:ilvl="5" w:tplc="5A62B7B2">
      <w:start w:val="1"/>
      <w:numFmt w:val="lowerRoman"/>
      <w:lvlText w:val="%6."/>
      <w:lvlJc w:val="right"/>
      <w:pPr>
        <w:ind w:left="4320" w:hanging="180"/>
      </w:pPr>
    </w:lvl>
    <w:lvl w:ilvl="6" w:tplc="C4FEFDEC">
      <w:start w:val="1"/>
      <w:numFmt w:val="decimal"/>
      <w:lvlText w:val="%7."/>
      <w:lvlJc w:val="left"/>
      <w:pPr>
        <w:ind w:left="5040" w:hanging="360"/>
      </w:pPr>
    </w:lvl>
    <w:lvl w:ilvl="7" w:tplc="F5D8187C">
      <w:start w:val="1"/>
      <w:numFmt w:val="lowerLetter"/>
      <w:lvlText w:val="%8."/>
      <w:lvlJc w:val="left"/>
      <w:pPr>
        <w:ind w:left="5760" w:hanging="360"/>
      </w:pPr>
    </w:lvl>
    <w:lvl w:ilvl="8" w:tplc="CE1218B8">
      <w:start w:val="1"/>
      <w:numFmt w:val="lowerRoman"/>
      <w:lvlText w:val="%9."/>
      <w:lvlJc w:val="right"/>
      <w:pPr>
        <w:ind w:left="6480" w:hanging="180"/>
      </w:pPr>
    </w:lvl>
  </w:abstractNum>
  <w:abstractNum w:abstractNumId="30" w15:restartNumberingAfterBreak="0">
    <w:nsid w:val="53727CFB"/>
    <w:multiLevelType w:val="hybridMultilevel"/>
    <w:tmpl w:val="DAE6302C"/>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53F6FB15"/>
    <w:multiLevelType w:val="hybridMultilevel"/>
    <w:tmpl w:val="981A8EF0"/>
    <w:lvl w:ilvl="0" w:tplc="10D4D2F2">
      <w:start w:val="1"/>
      <w:numFmt w:val="decimal"/>
      <w:lvlText w:val="%1."/>
      <w:lvlJc w:val="left"/>
      <w:pPr>
        <w:ind w:left="720" w:hanging="360"/>
      </w:pPr>
    </w:lvl>
    <w:lvl w:ilvl="1" w:tplc="4EBABBD8">
      <w:start w:val="1"/>
      <w:numFmt w:val="lowerLetter"/>
      <w:lvlText w:val="%2."/>
      <w:lvlJc w:val="left"/>
      <w:pPr>
        <w:ind w:left="1440" w:hanging="360"/>
      </w:pPr>
    </w:lvl>
    <w:lvl w:ilvl="2" w:tplc="EE00368C">
      <w:start w:val="1"/>
      <w:numFmt w:val="lowerRoman"/>
      <w:lvlText w:val="%3."/>
      <w:lvlJc w:val="right"/>
      <w:pPr>
        <w:ind w:left="2160" w:hanging="180"/>
      </w:pPr>
    </w:lvl>
    <w:lvl w:ilvl="3" w:tplc="000067BC">
      <w:start w:val="1"/>
      <w:numFmt w:val="decimal"/>
      <w:lvlText w:val="%4."/>
      <w:lvlJc w:val="left"/>
      <w:pPr>
        <w:ind w:left="2880" w:hanging="360"/>
      </w:pPr>
    </w:lvl>
    <w:lvl w:ilvl="4" w:tplc="EDE62732">
      <w:start w:val="1"/>
      <w:numFmt w:val="lowerLetter"/>
      <w:lvlText w:val="%5."/>
      <w:lvlJc w:val="left"/>
      <w:pPr>
        <w:ind w:left="3600" w:hanging="360"/>
      </w:pPr>
    </w:lvl>
    <w:lvl w:ilvl="5" w:tplc="33FE16D8">
      <w:start w:val="1"/>
      <w:numFmt w:val="lowerRoman"/>
      <w:lvlText w:val="%6."/>
      <w:lvlJc w:val="right"/>
      <w:pPr>
        <w:ind w:left="4320" w:hanging="180"/>
      </w:pPr>
    </w:lvl>
    <w:lvl w:ilvl="6" w:tplc="E26AB39E">
      <w:start w:val="1"/>
      <w:numFmt w:val="decimal"/>
      <w:lvlText w:val="%7."/>
      <w:lvlJc w:val="left"/>
      <w:pPr>
        <w:ind w:left="5040" w:hanging="360"/>
      </w:pPr>
    </w:lvl>
    <w:lvl w:ilvl="7" w:tplc="4D5AF11A">
      <w:start w:val="1"/>
      <w:numFmt w:val="lowerLetter"/>
      <w:lvlText w:val="%8."/>
      <w:lvlJc w:val="left"/>
      <w:pPr>
        <w:ind w:left="5760" w:hanging="360"/>
      </w:pPr>
    </w:lvl>
    <w:lvl w:ilvl="8" w:tplc="F7F28D06">
      <w:start w:val="1"/>
      <w:numFmt w:val="lowerRoman"/>
      <w:lvlText w:val="%9."/>
      <w:lvlJc w:val="right"/>
      <w:pPr>
        <w:ind w:left="6480" w:hanging="180"/>
      </w:pPr>
    </w:lvl>
  </w:abstractNum>
  <w:abstractNum w:abstractNumId="32" w15:restartNumberingAfterBreak="0">
    <w:nsid w:val="5552C33B"/>
    <w:multiLevelType w:val="hybridMultilevel"/>
    <w:tmpl w:val="12803010"/>
    <w:lvl w:ilvl="0" w:tplc="2B945252">
      <w:start w:val="1"/>
      <w:numFmt w:val="decimal"/>
      <w:lvlText w:val="%1."/>
      <w:lvlJc w:val="left"/>
      <w:pPr>
        <w:ind w:left="720" w:hanging="360"/>
      </w:pPr>
    </w:lvl>
    <w:lvl w:ilvl="1" w:tplc="A920BAF6">
      <w:start w:val="1"/>
      <w:numFmt w:val="lowerLetter"/>
      <w:lvlText w:val="%2."/>
      <w:lvlJc w:val="left"/>
      <w:pPr>
        <w:ind w:left="1440" w:hanging="360"/>
      </w:pPr>
    </w:lvl>
    <w:lvl w:ilvl="2" w:tplc="157A2BD2">
      <w:start w:val="1"/>
      <w:numFmt w:val="lowerRoman"/>
      <w:lvlText w:val="%3."/>
      <w:lvlJc w:val="right"/>
      <w:pPr>
        <w:ind w:left="2160" w:hanging="180"/>
      </w:pPr>
    </w:lvl>
    <w:lvl w:ilvl="3" w:tplc="A2DA0AC2">
      <w:start w:val="1"/>
      <w:numFmt w:val="decimal"/>
      <w:lvlText w:val="%4."/>
      <w:lvlJc w:val="left"/>
      <w:pPr>
        <w:ind w:left="2880" w:hanging="360"/>
      </w:pPr>
    </w:lvl>
    <w:lvl w:ilvl="4" w:tplc="00A4DE3E">
      <w:start w:val="1"/>
      <w:numFmt w:val="lowerLetter"/>
      <w:lvlText w:val="%5."/>
      <w:lvlJc w:val="left"/>
      <w:pPr>
        <w:ind w:left="3600" w:hanging="360"/>
      </w:pPr>
    </w:lvl>
    <w:lvl w:ilvl="5" w:tplc="B1D02E2A">
      <w:start w:val="1"/>
      <w:numFmt w:val="lowerRoman"/>
      <w:lvlText w:val="%6."/>
      <w:lvlJc w:val="right"/>
      <w:pPr>
        <w:ind w:left="4320" w:hanging="180"/>
      </w:pPr>
    </w:lvl>
    <w:lvl w:ilvl="6" w:tplc="8B3AC4BA">
      <w:start w:val="1"/>
      <w:numFmt w:val="decimal"/>
      <w:lvlText w:val="%7."/>
      <w:lvlJc w:val="left"/>
      <w:pPr>
        <w:ind w:left="5040" w:hanging="360"/>
      </w:pPr>
    </w:lvl>
    <w:lvl w:ilvl="7" w:tplc="AD7AAF5C">
      <w:start w:val="1"/>
      <w:numFmt w:val="lowerLetter"/>
      <w:lvlText w:val="%8."/>
      <w:lvlJc w:val="left"/>
      <w:pPr>
        <w:ind w:left="5760" w:hanging="360"/>
      </w:pPr>
    </w:lvl>
    <w:lvl w:ilvl="8" w:tplc="EC3C3FCA">
      <w:start w:val="1"/>
      <w:numFmt w:val="lowerRoman"/>
      <w:lvlText w:val="%9."/>
      <w:lvlJc w:val="right"/>
      <w:pPr>
        <w:ind w:left="6480" w:hanging="180"/>
      </w:pPr>
    </w:lvl>
  </w:abstractNum>
  <w:abstractNum w:abstractNumId="33" w15:restartNumberingAfterBreak="0">
    <w:nsid w:val="5B2F33B2"/>
    <w:multiLevelType w:val="hybridMultilevel"/>
    <w:tmpl w:val="FFFFFFFF"/>
    <w:lvl w:ilvl="0" w:tplc="321E102E">
      <w:start w:val="1"/>
      <w:numFmt w:val="bullet"/>
      <w:lvlText w:val="-"/>
      <w:lvlJc w:val="left"/>
      <w:pPr>
        <w:ind w:left="720" w:hanging="360"/>
      </w:pPr>
      <w:rPr>
        <w:rFonts w:hint="default" w:ascii="Calibri" w:hAnsi="Calibri"/>
      </w:rPr>
    </w:lvl>
    <w:lvl w:ilvl="1" w:tplc="FEA484C4">
      <w:start w:val="1"/>
      <w:numFmt w:val="bullet"/>
      <w:lvlText w:val="o"/>
      <w:lvlJc w:val="left"/>
      <w:pPr>
        <w:ind w:left="1440" w:hanging="360"/>
      </w:pPr>
      <w:rPr>
        <w:rFonts w:hint="default" w:ascii="Courier New" w:hAnsi="Courier New"/>
      </w:rPr>
    </w:lvl>
    <w:lvl w:ilvl="2" w:tplc="B1CA3888">
      <w:start w:val="1"/>
      <w:numFmt w:val="bullet"/>
      <w:lvlText w:val=""/>
      <w:lvlJc w:val="left"/>
      <w:pPr>
        <w:ind w:left="2160" w:hanging="360"/>
      </w:pPr>
      <w:rPr>
        <w:rFonts w:hint="default" w:ascii="Wingdings" w:hAnsi="Wingdings"/>
      </w:rPr>
    </w:lvl>
    <w:lvl w:ilvl="3" w:tplc="27DC7F06">
      <w:start w:val="1"/>
      <w:numFmt w:val="bullet"/>
      <w:lvlText w:val=""/>
      <w:lvlJc w:val="left"/>
      <w:pPr>
        <w:ind w:left="2880" w:hanging="360"/>
      </w:pPr>
      <w:rPr>
        <w:rFonts w:hint="default" w:ascii="Symbol" w:hAnsi="Symbol"/>
      </w:rPr>
    </w:lvl>
    <w:lvl w:ilvl="4" w:tplc="716E280C">
      <w:start w:val="1"/>
      <w:numFmt w:val="bullet"/>
      <w:lvlText w:val="o"/>
      <w:lvlJc w:val="left"/>
      <w:pPr>
        <w:ind w:left="3600" w:hanging="360"/>
      </w:pPr>
      <w:rPr>
        <w:rFonts w:hint="default" w:ascii="Courier New" w:hAnsi="Courier New"/>
      </w:rPr>
    </w:lvl>
    <w:lvl w:ilvl="5" w:tplc="A454ABDC">
      <w:start w:val="1"/>
      <w:numFmt w:val="bullet"/>
      <w:lvlText w:val=""/>
      <w:lvlJc w:val="left"/>
      <w:pPr>
        <w:ind w:left="4320" w:hanging="360"/>
      </w:pPr>
      <w:rPr>
        <w:rFonts w:hint="default" w:ascii="Wingdings" w:hAnsi="Wingdings"/>
      </w:rPr>
    </w:lvl>
    <w:lvl w:ilvl="6" w:tplc="A538E6F4">
      <w:start w:val="1"/>
      <w:numFmt w:val="bullet"/>
      <w:lvlText w:val=""/>
      <w:lvlJc w:val="left"/>
      <w:pPr>
        <w:ind w:left="5040" w:hanging="360"/>
      </w:pPr>
      <w:rPr>
        <w:rFonts w:hint="default" w:ascii="Symbol" w:hAnsi="Symbol"/>
      </w:rPr>
    </w:lvl>
    <w:lvl w:ilvl="7" w:tplc="CB1EF99C">
      <w:start w:val="1"/>
      <w:numFmt w:val="bullet"/>
      <w:lvlText w:val="o"/>
      <w:lvlJc w:val="left"/>
      <w:pPr>
        <w:ind w:left="5760" w:hanging="360"/>
      </w:pPr>
      <w:rPr>
        <w:rFonts w:hint="default" w:ascii="Courier New" w:hAnsi="Courier New"/>
      </w:rPr>
    </w:lvl>
    <w:lvl w:ilvl="8" w:tplc="97E26170">
      <w:start w:val="1"/>
      <w:numFmt w:val="bullet"/>
      <w:lvlText w:val=""/>
      <w:lvlJc w:val="left"/>
      <w:pPr>
        <w:ind w:left="6480" w:hanging="360"/>
      </w:pPr>
      <w:rPr>
        <w:rFonts w:hint="default" w:ascii="Wingdings" w:hAnsi="Wingdings"/>
      </w:rPr>
    </w:lvl>
  </w:abstractNum>
  <w:abstractNum w:abstractNumId="34" w15:restartNumberingAfterBreak="0">
    <w:nsid w:val="5C89E838"/>
    <w:multiLevelType w:val="hybridMultilevel"/>
    <w:tmpl w:val="FFFFFFFF"/>
    <w:lvl w:ilvl="0" w:tplc="2B524546">
      <w:start w:val="1"/>
      <w:numFmt w:val="decimal"/>
      <w:lvlText w:val="%1."/>
      <w:lvlJc w:val="left"/>
      <w:pPr>
        <w:ind w:left="720" w:hanging="360"/>
      </w:pPr>
    </w:lvl>
    <w:lvl w:ilvl="1" w:tplc="D9ECF430">
      <w:start w:val="1"/>
      <w:numFmt w:val="lowerLetter"/>
      <w:lvlText w:val="%2."/>
      <w:lvlJc w:val="left"/>
      <w:pPr>
        <w:ind w:left="1440" w:hanging="360"/>
      </w:pPr>
    </w:lvl>
    <w:lvl w:ilvl="2" w:tplc="97C27A4A">
      <w:start w:val="1"/>
      <w:numFmt w:val="lowerRoman"/>
      <w:lvlText w:val="%3."/>
      <w:lvlJc w:val="right"/>
      <w:pPr>
        <w:ind w:left="2160" w:hanging="180"/>
      </w:pPr>
    </w:lvl>
    <w:lvl w:ilvl="3" w:tplc="FEC21F4A">
      <w:start w:val="1"/>
      <w:numFmt w:val="decimal"/>
      <w:lvlText w:val="%4."/>
      <w:lvlJc w:val="left"/>
      <w:pPr>
        <w:ind w:left="2880" w:hanging="360"/>
      </w:pPr>
    </w:lvl>
    <w:lvl w:ilvl="4" w:tplc="A39C457A">
      <w:start w:val="1"/>
      <w:numFmt w:val="lowerLetter"/>
      <w:lvlText w:val="%5."/>
      <w:lvlJc w:val="left"/>
      <w:pPr>
        <w:ind w:left="3600" w:hanging="360"/>
      </w:pPr>
    </w:lvl>
    <w:lvl w:ilvl="5" w:tplc="C6A4F4B2">
      <w:start w:val="1"/>
      <w:numFmt w:val="lowerRoman"/>
      <w:lvlText w:val="%6."/>
      <w:lvlJc w:val="right"/>
      <w:pPr>
        <w:ind w:left="4320" w:hanging="180"/>
      </w:pPr>
    </w:lvl>
    <w:lvl w:ilvl="6" w:tplc="DF64A640">
      <w:start w:val="1"/>
      <w:numFmt w:val="decimal"/>
      <w:lvlText w:val="%7."/>
      <w:lvlJc w:val="left"/>
      <w:pPr>
        <w:ind w:left="5040" w:hanging="360"/>
      </w:pPr>
    </w:lvl>
    <w:lvl w:ilvl="7" w:tplc="858CB1F8">
      <w:start w:val="1"/>
      <w:numFmt w:val="lowerLetter"/>
      <w:lvlText w:val="%8."/>
      <w:lvlJc w:val="left"/>
      <w:pPr>
        <w:ind w:left="5760" w:hanging="360"/>
      </w:pPr>
    </w:lvl>
    <w:lvl w:ilvl="8" w:tplc="FFEEDAAA">
      <w:start w:val="1"/>
      <w:numFmt w:val="lowerRoman"/>
      <w:lvlText w:val="%9."/>
      <w:lvlJc w:val="right"/>
      <w:pPr>
        <w:ind w:left="6480" w:hanging="180"/>
      </w:pPr>
    </w:lvl>
  </w:abstractNum>
  <w:abstractNum w:abstractNumId="35" w15:restartNumberingAfterBreak="0">
    <w:nsid w:val="609A3873"/>
    <w:multiLevelType w:val="hybridMultilevel"/>
    <w:tmpl w:val="86E6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251C2AF"/>
    <w:multiLevelType w:val="hybridMultilevel"/>
    <w:tmpl w:val="B394BF04"/>
    <w:lvl w:ilvl="0" w:tplc="8ACADB6A">
      <w:start w:val="1"/>
      <w:numFmt w:val="decimal"/>
      <w:lvlText w:val="%1."/>
      <w:lvlJc w:val="left"/>
      <w:pPr>
        <w:ind w:left="720" w:hanging="360"/>
      </w:pPr>
    </w:lvl>
    <w:lvl w:ilvl="1" w:tplc="33E2F0EC">
      <w:start w:val="1"/>
      <w:numFmt w:val="lowerLetter"/>
      <w:lvlText w:val="%2."/>
      <w:lvlJc w:val="left"/>
      <w:pPr>
        <w:ind w:left="1440" w:hanging="360"/>
      </w:pPr>
    </w:lvl>
    <w:lvl w:ilvl="2" w:tplc="1F0C5410">
      <w:start w:val="1"/>
      <w:numFmt w:val="lowerRoman"/>
      <w:lvlText w:val="%3."/>
      <w:lvlJc w:val="right"/>
      <w:pPr>
        <w:ind w:left="2160" w:hanging="180"/>
      </w:pPr>
    </w:lvl>
    <w:lvl w:ilvl="3" w:tplc="793679DC">
      <w:start w:val="1"/>
      <w:numFmt w:val="decimal"/>
      <w:lvlText w:val="%4."/>
      <w:lvlJc w:val="left"/>
      <w:pPr>
        <w:ind w:left="2880" w:hanging="360"/>
      </w:pPr>
    </w:lvl>
    <w:lvl w:ilvl="4" w:tplc="65D6350E">
      <w:start w:val="1"/>
      <w:numFmt w:val="lowerLetter"/>
      <w:lvlText w:val="%5."/>
      <w:lvlJc w:val="left"/>
      <w:pPr>
        <w:ind w:left="3600" w:hanging="360"/>
      </w:pPr>
    </w:lvl>
    <w:lvl w:ilvl="5" w:tplc="D6DE9AB4">
      <w:start w:val="1"/>
      <w:numFmt w:val="lowerRoman"/>
      <w:lvlText w:val="%6."/>
      <w:lvlJc w:val="right"/>
      <w:pPr>
        <w:ind w:left="4320" w:hanging="180"/>
      </w:pPr>
    </w:lvl>
    <w:lvl w:ilvl="6" w:tplc="91166E44">
      <w:start w:val="1"/>
      <w:numFmt w:val="decimal"/>
      <w:lvlText w:val="%7."/>
      <w:lvlJc w:val="left"/>
      <w:pPr>
        <w:ind w:left="5040" w:hanging="360"/>
      </w:pPr>
    </w:lvl>
    <w:lvl w:ilvl="7" w:tplc="9C10A16A">
      <w:start w:val="1"/>
      <w:numFmt w:val="lowerLetter"/>
      <w:lvlText w:val="%8."/>
      <w:lvlJc w:val="left"/>
      <w:pPr>
        <w:ind w:left="5760" w:hanging="360"/>
      </w:pPr>
    </w:lvl>
    <w:lvl w:ilvl="8" w:tplc="CC7C5A4C">
      <w:start w:val="1"/>
      <w:numFmt w:val="lowerRoman"/>
      <w:lvlText w:val="%9."/>
      <w:lvlJc w:val="right"/>
      <w:pPr>
        <w:ind w:left="6480" w:hanging="180"/>
      </w:pPr>
    </w:lvl>
  </w:abstractNum>
  <w:abstractNum w:abstractNumId="37" w15:restartNumberingAfterBreak="0">
    <w:nsid w:val="657F03EC"/>
    <w:multiLevelType w:val="hybridMultilevel"/>
    <w:tmpl w:val="3FBC69F4"/>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8" w15:restartNumberingAfterBreak="0">
    <w:nsid w:val="676AF7A5"/>
    <w:multiLevelType w:val="hybridMultilevel"/>
    <w:tmpl w:val="C7FE0C78"/>
    <w:lvl w:ilvl="0" w:tplc="C72465C8">
      <w:start w:val="1"/>
      <w:numFmt w:val="decimal"/>
      <w:lvlText w:val="%1."/>
      <w:lvlJc w:val="left"/>
      <w:pPr>
        <w:ind w:left="720" w:hanging="360"/>
      </w:pPr>
    </w:lvl>
    <w:lvl w:ilvl="1" w:tplc="19343D6E">
      <w:start w:val="1"/>
      <w:numFmt w:val="lowerLetter"/>
      <w:lvlText w:val="%2."/>
      <w:lvlJc w:val="left"/>
      <w:pPr>
        <w:ind w:left="1440" w:hanging="360"/>
      </w:pPr>
    </w:lvl>
    <w:lvl w:ilvl="2" w:tplc="000C2F12">
      <w:start w:val="1"/>
      <w:numFmt w:val="lowerRoman"/>
      <w:lvlText w:val="%3."/>
      <w:lvlJc w:val="right"/>
      <w:pPr>
        <w:ind w:left="2160" w:hanging="180"/>
      </w:pPr>
    </w:lvl>
    <w:lvl w:ilvl="3" w:tplc="21CE4756">
      <w:start w:val="1"/>
      <w:numFmt w:val="decimal"/>
      <w:lvlText w:val="%4."/>
      <w:lvlJc w:val="left"/>
      <w:pPr>
        <w:ind w:left="2880" w:hanging="360"/>
      </w:pPr>
    </w:lvl>
    <w:lvl w:ilvl="4" w:tplc="0900B11A">
      <w:start w:val="1"/>
      <w:numFmt w:val="lowerLetter"/>
      <w:lvlText w:val="%5."/>
      <w:lvlJc w:val="left"/>
      <w:pPr>
        <w:ind w:left="3600" w:hanging="360"/>
      </w:pPr>
    </w:lvl>
    <w:lvl w:ilvl="5" w:tplc="D1C61EE6">
      <w:start w:val="1"/>
      <w:numFmt w:val="lowerRoman"/>
      <w:lvlText w:val="%6."/>
      <w:lvlJc w:val="right"/>
      <w:pPr>
        <w:ind w:left="4320" w:hanging="180"/>
      </w:pPr>
    </w:lvl>
    <w:lvl w:ilvl="6" w:tplc="B136D22A">
      <w:start w:val="1"/>
      <w:numFmt w:val="decimal"/>
      <w:lvlText w:val="%7."/>
      <w:lvlJc w:val="left"/>
      <w:pPr>
        <w:ind w:left="5040" w:hanging="360"/>
      </w:pPr>
    </w:lvl>
    <w:lvl w:ilvl="7" w:tplc="4BE03CCC">
      <w:start w:val="1"/>
      <w:numFmt w:val="lowerLetter"/>
      <w:lvlText w:val="%8."/>
      <w:lvlJc w:val="left"/>
      <w:pPr>
        <w:ind w:left="5760" w:hanging="360"/>
      </w:pPr>
    </w:lvl>
    <w:lvl w:ilvl="8" w:tplc="A8C2BE4A">
      <w:start w:val="1"/>
      <w:numFmt w:val="lowerRoman"/>
      <w:lvlText w:val="%9."/>
      <w:lvlJc w:val="right"/>
      <w:pPr>
        <w:ind w:left="6480" w:hanging="180"/>
      </w:pPr>
    </w:lvl>
  </w:abstractNum>
  <w:abstractNum w:abstractNumId="39" w15:restartNumberingAfterBreak="0">
    <w:nsid w:val="67ED70AB"/>
    <w:multiLevelType w:val="hybridMultilevel"/>
    <w:tmpl w:val="FFFFFFFF"/>
    <w:lvl w:ilvl="0" w:tplc="3D184BA4">
      <w:start w:val="1"/>
      <w:numFmt w:val="decimal"/>
      <w:lvlText w:val="%1."/>
      <w:lvlJc w:val="left"/>
      <w:pPr>
        <w:ind w:left="720" w:hanging="360"/>
      </w:pPr>
    </w:lvl>
    <w:lvl w:ilvl="1" w:tplc="392CAEAC">
      <w:start w:val="1"/>
      <w:numFmt w:val="lowerLetter"/>
      <w:lvlText w:val="%2."/>
      <w:lvlJc w:val="left"/>
      <w:pPr>
        <w:ind w:left="1440" w:hanging="360"/>
      </w:pPr>
    </w:lvl>
    <w:lvl w:ilvl="2" w:tplc="92D0C19A">
      <w:start w:val="1"/>
      <w:numFmt w:val="lowerRoman"/>
      <w:lvlText w:val="%3."/>
      <w:lvlJc w:val="right"/>
      <w:pPr>
        <w:ind w:left="2160" w:hanging="180"/>
      </w:pPr>
    </w:lvl>
    <w:lvl w:ilvl="3" w:tplc="C4A8FB82">
      <w:start w:val="1"/>
      <w:numFmt w:val="decimal"/>
      <w:lvlText w:val="%4."/>
      <w:lvlJc w:val="left"/>
      <w:pPr>
        <w:ind w:left="2880" w:hanging="360"/>
      </w:pPr>
    </w:lvl>
    <w:lvl w:ilvl="4" w:tplc="6E8C8CA8">
      <w:start w:val="1"/>
      <w:numFmt w:val="lowerLetter"/>
      <w:lvlText w:val="%5."/>
      <w:lvlJc w:val="left"/>
      <w:pPr>
        <w:ind w:left="3600" w:hanging="360"/>
      </w:pPr>
    </w:lvl>
    <w:lvl w:ilvl="5" w:tplc="ACFCB7AA">
      <w:start w:val="1"/>
      <w:numFmt w:val="lowerRoman"/>
      <w:lvlText w:val="%6."/>
      <w:lvlJc w:val="right"/>
      <w:pPr>
        <w:ind w:left="4320" w:hanging="180"/>
      </w:pPr>
    </w:lvl>
    <w:lvl w:ilvl="6" w:tplc="A06E2332">
      <w:start w:val="1"/>
      <w:numFmt w:val="decimal"/>
      <w:lvlText w:val="%7."/>
      <w:lvlJc w:val="left"/>
      <w:pPr>
        <w:ind w:left="5040" w:hanging="360"/>
      </w:pPr>
    </w:lvl>
    <w:lvl w:ilvl="7" w:tplc="9DD47844">
      <w:start w:val="1"/>
      <w:numFmt w:val="lowerLetter"/>
      <w:lvlText w:val="%8."/>
      <w:lvlJc w:val="left"/>
      <w:pPr>
        <w:ind w:left="5760" w:hanging="360"/>
      </w:pPr>
    </w:lvl>
    <w:lvl w:ilvl="8" w:tplc="23E2FD8C">
      <w:start w:val="1"/>
      <w:numFmt w:val="lowerRoman"/>
      <w:lvlText w:val="%9."/>
      <w:lvlJc w:val="right"/>
      <w:pPr>
        <w:ind w:left="6480" w:hanging="180"/>
      </w:pPr>
    </w:lvl>
  </w:abstractNum>
  <w:abstractNum w:abstractNumId="40" w15:restartNumberingAfterBreak="0">
    <w:nsid w:val="6A42026D"/>
    <w:multiLevelType w:val="hybridMultilevel"/>
    <w:tmpl w:val="BDF84D00"/>
    <w:lvl w:ilvl="0" w:tplc="8A8C843C">
      <w:start w:val="1"/>
      <w:numFmt w:val="decimal"/>
      <w:lvlText w:val="%1."/>
      <w:lvlJc w:val="left"/>
      <w:pPr>
        <w:ind w:left="720" w:hanging="360"/>
      </w:pPr>
    </w:lvl>
    <w:lvl w:ilvl="1" w:tplc="8FC87BC6">
      <w:start w:val="1"/>
      <w:numFmt w:val="lowerLetter"/>
      <w:lvlText w:val="%2."/>
      <w:lvlJc w:val="left"/>
      <w:pPr>
        <w:ind w:left="1440" w:hanging="360"/>
      </w:pPr>
    </w:lvl>
    <w:lvl w:ilvl="2" w:tplc="FCAAC3E8">
      <w:start w:val="1"/>
      <w:numFmt w:val="lowerRoman"/>
      <w:lvlText w:val="%3."/>
      <w:lvlJc w:val="right"/>
      <w:pPr>
        <w:ind w:left="2160" w:hanging="180"/>
      </w:pPr>
    </w:lvl>
    <w:lvl w:ilvl="3" w:tplc="4F3044C8">
      <w:start w:val="1"/>
      <w:numFmt w:val="decimal"/>
      <w:lvlText w:val="%4."/>
      <w:lvlJc w:val="left"/>
      <w:pPr>
        <w:ind w:left="2880" w:hanging="360"/>
      </w:pPr>
    </w:lvl>
    <w:lvl w:ilvl="4" w:tplc="193A13A2">
      <w:start w:val="1"/>
      <w:numFmt w:val="lowerLetter"/>
      <w:lvlText w:val="%5."/>
      <w:lvlJc w:val="left"/>
      <w:pPr>
        <w:ind w:left="3600" w:hanging="360"/>
      </w:pPr>
    </w:lvl>
    <w:lvl w:ilvl="5" w:tplc="AC8028DC">
      <w:start w:val="1"/>
      <w:numFmt w:val="lowerRoman"/>
      <w:lvlText w:val="%6."/>
      <w:lvlJc w:val="right"/>
      <w:pPr>
        <w:ind w:left="4320" w:hanging="180"/>
      </w:pPr>
    </w:lvl>
    <w:lvl w:ilvl="6" w:tplc="E77C344E">
      <w:start w:val="1"/>
      <w:numFmt w:val="decimal"/>
      <w:lvlText w:val="%7."/>
      <w:lvlJc w:val="left"/>
      <w:pPr>
        <w:ind w:left="5040" w:hanging="360"/>
      </w:pPr>
    </w:lvl>
    <w:lvl w:ilvl="7" w:tplc="F0AEC676">
      <w:start w:val="1"/>
      <w:numFmt w:val="lowerLetter"/>
      <w:lvlText w:val="%8."/>
      <w:lvlJc w:val="left"/>
      <w:pPr>
        <w:ind w:left="5760" w:hanging="360"/>
      </w:pPr>
    </w:lvl>
    <w:lvl w:ilvl="8" w:tplc="5008B056">
      <w:start w:val="1"/>
      <w:numFmt w:val="lowerRoman"/>
      <w:lvlText w:val="%9."/>
      <w:lvlJc w:val="right"/>
      <w:pPr>
        <w:ind w:left="6480" w:hanging="180"/>
      </w:pPr>
    </w:lvl>
  </w:abstractNum>
  <w:abstractNum w:abstractNumId="41" w15:restartNumberingAfterBreak="0">
    <w:nsid w:val="6D88B688"/>
    <w:multiLevelType w:val="hybridMultilevel"/>
    <w:tmpl w:val="F06AD73C"/>
    <w:lvl w:ilvl="0" w:tplc="B87AAA42">
      <w:start w:val="1"/>
      <w:numFmt w:val="decimal"/>
      <w:lvlText w:val="%1."/>
      <w:lvlJc w:val="left"/>
      <w:pPr>
        <w:ind w:left="720" w:hanging="360"/>
      </w:pPr>
    </w:lvl>
    <w:lvl w:ilvl="1" w:tplc="327E8F98">
      <w:start w:val="1"/>
      <w:numFmt w:val="lowerLetter"/>
      <w:lvlText w:val="%2."/>
      <w:lvlJc w:val="left"/>
      <w:pPr>
        <w:ind w:left="1440" w:hanging="360"/>
      </w:pPr>
    </w:lvl>
    <w:lvl w:ilvl="2" w:tplc="509E3FD8">
      <w:start w:val="1"/>
      <w:numFmt w:val="lowerRoman"/>
      <w:lvlText w:val="%3."/>
      <w:lvlJc w:val="right"/>
      <w:pPr>
        <w:ind w:left="2160" w:hanging="180"/>
      </w:pPr>
    </w:lvl>
    <w:lvl w:ilvl="3" w:tplc="A998DA16">
      <w:start w:val="1"/>
      <w:numFmt w:val="decimal"/>
      <w:lvlText w:val="%4."/>
      <w:lvlJc w:val="left"/>
      <w:pPr>
        <w:ind w:left="2880" w:hanging="360"/>
      </w:pPr>
    </w:lvl>
    <w:lvl w:ilvl="4" w:tplc="26D40478">
      <w:start w:val="1"/>
      <w:numFmt w:val="lowerLetter"/>
      <w:lvlText w:val="%5."/>
      <w:lvlJc w:val="left"/>
      <w:pPr>
        <w:ind w:left="3600" w:hanging="360"/>
      </w:pPr>
    </w:lvl>
    <w:lvl w:ilvl="5" w:tplc="B3ECE05C">
      <w:start w:val="1"/>
      <w:numFmt w:val="lowerRoman"/>
      <w:lvlText w:val="%6."/>
      <w:lvlJc w:val="right"/>
      <w:pPr>
        <w:ind w:left="4320" w:hanging="180"/>
      </w:pPr>
    </w:lvl>
    <w:lvl w:ilvl="6" w:tplc="DD0EE4A0">
      <w:start w:val="1"/>
      <w:numFmt w:val="decimal"/>
      <w:lvlText w:val="%7."/>
      <w:lvlJc w:val="left"/>
      <w:pPr>
        <w:ind w:left="5040" w:hanging="360"/>
      </w:pPr>
    </w:lvl>
    <w:lvl w:ilvl="7" w:tplc="7F08E902">
      <w:start w:val="1"/>
      <w:numFmt w:val="lowerLetter"/>
      <w:lvlText w:val="%8."/>
      <w:lvlJc w:val="left"/>
      <w:pPr>
        <w:ind w:left="5760" w:hanging="360"/>
      </w:pPr>
    </w:lvl>
    <w:lvl w:ilvl="8" w:tplc="A29E1212">
      <w:start w:val="1"/>
      <w:numFmt w:val="lowerRoman"/>
      <w:lvlText w:val="%9."/>
      <w:lvlJc w:val="right"/>
      <w:pPr>
        <w:ind w:left="6480" w:hanging="180"/>
      </w:pPr>
    </w:lvl>
  </w:abstractNum>
  <w:abstractNum w:abstractNumId="42" w15:restartNumberingAfterBreak="0">
    <w:nsid w:val="6F1A9366"/>
    <w:multiLevelType w:val="hybridMultilevel"/>
    <w:tmpl w:val="FFFFFFFF"/>
    <w:lvl w:ilvl="0" w:tplc="9A3EB220">
      <w:start w:val="1"/>
      <w:numFmt w:val="decimal"/>
      <w:lvlText w:val="%1."/>
      <w:lvlJc w:val="left"/>
      <w:pPr>
        <w:ind w:left="720" w:hanging="360"/>
      </w:pPr>
    </w:lvl>
    <w:lvl w:ilvl="1" w:tplc="2268637E">
      <w:start w:val="1"/>
      <w:numFmt w:val="lowerLetter"/>
      <w:lvlText w:val="%2."/>
      <w:lvlJc w:val="left"/>
      <w:pPr>
        <w:ind w:left="1440" w:hanging="360"/>
      </w:pPr>
    </w:lvl>
    <w:lvl w:ilvl="2" w:tplc="5C20C7F0">
      <w:start w:val="1"/>
      <w:numFmt w:val="lowerRoman"/>
      <w:lvlText w:val="%3."/>
      <w:lvlJc w:val="right"/>
      <w:pPr>
        <w:ind w:left="2160" w:hanging="180"/>
      </w:pPr>
    </w:lvl>
    <w:lvl w:ilvl="3" w:tplc="CA20ACE8">
      <w:start w:val="1"/>
      <w:numFmt w:val="decimal"/>
      <w:lvlText w:val="%4."/>
      <w:lvlJc w:val="left"/>
      <w:pPr>
        <w:ind w:left="2880" w:hanging="360"/>
      </w:pPr>
    </w:lvl>
    <w:lvl w:ilvl="4" w:tplc="C636A890">
      <w:start w:val="1"/>
      <w:numFmt w:val="lowerLetter"/>
      <w:lvlText w:val="%5."/>
      <w:lvlJc w:val="left"/>
      <w:pPr>
        <w:ind w:left="3600" w:hanging="360"/>
      </w:pPr>
    </w:lvl>
    <w:lvl w:ilvl="5" w:tplc="4ACAB0F6">
      <w:start w:val="1"/>
      <w:numFmt w:val="lowerRoman"/>
      <w:lvlText w:val="%6."/>
      <w:lvlJc w:val="right"/>
      <w:pPr>
        <w:ind w:left="4320" w:hanging="180"/>
      </w:pPr>
    </w:lvl>
    <w:lvl w:ilvl="6" w:tplc="4E32642A">
      <w:start w:val="1"/>
      <w:numFmt w:val="decimal"/>
      <w:lvlText w:val="%7."/>
      <w:lvlJc w:val="left"/>
      <w:pPr>
        <w:ind w:left="5040" w:hanging="360"/>
      </w:pPr>
    </w:lvl>
    <w:lvl w:ilvl="7" w:tplc="011C0686">
      <w:start w:val="1"/>
      <w:numFmt w:val="lowerLetter"/>
      <w:lvlText w:val="%8."/>
      <w:lvlJc w:val="left"/>
      <w:pPr>
        <w:ind w:left="5760" w:hanging="360"/>
      </w:pPr>
    </w:lvl>
    <w:lvl w:ilvl="8" w:tplc="9B0237DC">
      <w:start w:val="1"/>
      <w:numFmt w:val="lowerRoman"/>
      <w:lvlText w:val="%9."/>
      <w:lvlJc w:val="right"/>
      <w:pPr>
        <w:ind w:left="6480" w:hanging="180"/>
      </w:pPr>
    </w:lvl>
  </w:abstractNum>
  <w:abstractNum w:abstractNumId="43" w15:restartNumberingAfterBreak="0">
    <w:nsid w:val="710FBFF8"/>
    <w:multiLevelType w:val="hybridMultilevel"/>
    <w:tmpl w:val="084EE302"/>
    <w:lvl w:ilvl="0" w:tplc="4300A89C">
      <w:start w:val="1"/>
      <w:numFmt w:val="decimal"/>
      <w:lvlText w:val="%1."/>
      <w:lvlJc w:val="left"/>
      <w:pPr>
        <w:ind w:left="720" w:hanging="360"/>
      </w:pPr>
    </w:lvl>
    <w:lvl w:ilvl="1" w:tplc="F5D24314">
      <w:start w:val="1"/>
      <w:numFmt w:val="lowerLetter"/>
      <w:lvlText w:val="%2."/>
      <w:lvlJc w:val="left"/>
      <w:pPr>
        <w:ind w:left="1440" w:hanging="360"/>
      </w:pPr>
    </w:lvl>
    <w:lvl w:ilvl="2" w:tplc="A9301934">
      <w:start w:val="1"/>
      <w:numFmt w:val="lowerRoman"/>
      <w:lvlText w:val="%3."/>
      <w:lvlJc w:val="right"/>
      <w:pPr>
        <w:ind w:left="2160" w:hanging="180"/>
      </w:pPr>
    </w:lvl>
    <w:lvl w:ilvl="3" w:tplc="37DC7856">
      <w:start w:val="1"/>
      <w:numFmt w:val="decimal"/>
      <w:lvlText w:val="%4."/>
      <w:lvlJc w:val="left"/>
      <w:pPr>
        <w:ind w:left="2880" w:hanging="360"/>
      </w:pPr>
    </w:lvl>
    <w:lvl w:ilvl="4" w:tplc="08B8D4D4">
      <w:start w:val="1"/>
      <w:numFmt w:val="lowerLetter"/>
      <w:lvlText w:val="%5."/>
      <w:lvlJc w:val="left"/>
      <w:pPr>
        <w:ind w:left="3600" w:hanging="360"/>
      </w:pPr>
    </w:lvl>
    <w:lvl w:ilvl="5" w:tplc="7406A8B8">
      <w:start w:val="1"/>
      <w:numFmt w:val="lowerRoman"/>
      <w:lvlText w:val="%6."/>
      <w:lvlJc w:val="right"/>
      <w:pPr>
        <w:ind w:left="4320" w:hanging="180"/>
      </w:pPr>
    </w:lvl>
    <w:lvl w:ilvl="6" w:tplc="41AE1412">
      <w:start w:val="1"/>
      <w:numFmt w:val="decimal"/>
      <w:lvlText w:val="%7."/>
      <w:lvlJc w:val="left"/>
      <w:pPr>
        <w:ind w:left="5040" w:hanging="360"/>
      </w:pPr>
    </w:lvl>
    <w:lvl w:ilvl="7" w:tplc="3D9A95B2">
      <w:start w:val="1"/>
      <w:numFmt w:val="lowerLetter"/>
      <w:lvlText w:val="%8."/>
      <w:lvlJc w:val="left"/>
      <w:pPr>
        <w:ind w:left="5760" w:hanging="360"/>
      </w:pPr>
    </w:lvl>
    <w:lvl w:ilvl="8" w:tplc="5FA2439E">
      <w:start w:val="1"/>
      <w:numFmt w:val="lowerRoman"/>
      <w:lvlText w:val="%9."/>
      <w:lvlJc w:val="right"/>
      <w:pPr>
        <w:ind w:left="6480" w:hanging="180"/>
      </w:pPr>
    </w:lvl>
  </w:abstractNum>
  <w:abstractNum w:abstractNumId="44" w15:restartNumberingAfterBreak="0">
    <w:nsid w:val="73B8285D"/>
    <w:multiLevelType w:val="multilevel"/>
    <w:tmpl w:val="9ED4C0BE"/>
    <w:styleLink w:val="Listeactuel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559172C"/>
    <w:multiLevelType w:val="hybridMultilevel"/>
    <w:tmpl w:val="75CCAA60"/>
    <w:lvl w:ilvl="0" w:tplc="D0C80C2A">
      <w:start w:val="1"/>
      <w:numFmt w:val="decimal"/>
      <w:lvlText w:val="%1."/>
      <w:lvlJc w:val="left"/>
      <w:pPr>
        <w:ind w:left="720" w:hanging="360"/>
      </w:pPr>
    </w:lvl>
    <w:lvl w:ilvl="1" w:tplc="00E492F0">
      <w:start w:val="1"/>
      <w:numFmt w:val="lowerLetter"/>
      <w:lvlText w:val="%2."/>
      <w:lvlJc w:val="left"/>
      <w:pPr>
        <w:ind w:left="1440" w:hanging="360"/>
      </w:pPr>
    </w:lvl>
    <w:lvl w:ilvl="2" w:tplc="99F4AC14">
      <w:start w:val="1"/>
      <w:numFmt w:val="lowerRoman"/>
      <w:lvlText w:val="%3."/>
      <w:lvlJc w:val="right"/>
      <w:pPr>
        <w:ind w:left="2160" w:hanging="180"/>
      </w:pPr>
    </w:lvl>
    <w:lvl w:ilvl="3" w:tplc="2E7488DC">
      <w:start w:val="1"/>
      <w:numFmt w:val="decimal"/>
      <w:lvlText w:val="%4."/>
      <w:lvlJc w:val="left"/>
      <w:pPr>
        <w:ind w:left="2880" w:hanging="360"/>
      </w:pPr>
    </w:lvl>
    <w:lvl w:ilvl="4" w:tplc="D9C60930">
      <w:start w:val="1"/>
      <w:numFmt w:val="lowerLetter"/>
      <w:lvlText w:val="%5."/>
      <w:lvlJc w:val="left"/>
      <w:pPr>
        <w:ind w:left="3600" w:hanging="360"/>
      </w:pPr>
    </w:lvl>
    <w:lvl w:ilvl="5" w:tplc="BA980A70">
      <w:start w:val="1"/>
      <w:numFmt w:val="lowerRoman"/>
      <w:lvlText w:val="%6."/>
      <w:lvlJc w:val="right"/>
      <w:pPr>
        <w:ind w:left="4320" w:hanging="180"/>
      </w:pPr>
    </w:lvl>
    <w:lvl w:ilvl="6" w:tplc="DC727F4A">
      <w:start w:val="1"/>
      <w:numFmt w:val="decimal"/>
      <w:lvlText w:val="%7."/>
      <w:lvlJc w:val="left"/>
      <w:pPr>
        <w:ind w:left="5040" w:hanging="360"/>
      </w:pPr>
    </w:lvl>
    <w:lvl w:ilvl="7" w:tplc="C060C902">
      <w:start w:val="1"/>
      <w:numFmt w:val="lowerLetter"/>
      <w:lvlText w:val="%8."/>
      <w:lvlJc w:val="left"/>
      <w:pPr>
        <w:ind w:left="5760" w:hanging="360"/>
      </w:pPr>
    </w:lvl>
    <w:lvl w:ilvl="8" w:tplc="DC46F140">
      <w:start w:val="1"/>
      <w:numFmt w:val="lowerRoman"/>
      <w:lvlText w:val="%9."/>
      <w:lvlJc w:val="right"/>
      <w:pPr>
        <w:ind w:left="6480" w:hanging="180"/>
      </w:pPr>
    </w:lvl>
  </w:abstractNum>
  <w:abstractNum w:abstractNumId="46" w15:restartNumberingAfterBreak="0">
    <w:nsid w:val="7EBFE0C7"/>
    <w:multiLevelType w:val="hybridMultilevel"/>
    <w:tmpl w:val="10F267D8"/>
    <w:lvl w:ilvl="0" w:tplc="35FEA716">
      <w:start w:val="1"/>
      <w:numFmt w:val="decimal"/>
      <w:lvlText w:val="%1."/>
      <w:lvlJc w:val="left"/>
      <w:pPr>
        <w:ind w:left="720" w:hanging="360"/>
      </w:pPr>
    </w:lvl>
    <w:lvl w:ilvl="1" w:tplc="A9107E44">
      <w:start w:val="1"/>
      <w:numFmt w:val="lowerLetter"/>
      <w:lvlText w:val="%2."/>
      <w:lvlJc w:val="left"/>
      <w:pPr>
        <w:ind w:left="1440" w:hanging="360"/>
      </w:pPr>
    </w:lvl>
    <w:lvl w:ilvl="2" w:tplc="9BFC8D12">
      <w:start w:val="1"/>
      <w:numFmt w:val="lowerRoman"/>
      <w:lvlText w:val="%3."/>
      <w:lvlJc w:val="right"/>
      <w:pPr>
        <w:ind w:left="2160" w:hanging="180"/>
      </w:pPr>
    </w:lvl>
    <w:lvl w:ilvl="3" w:tplc="69509A06">
      <w:start w:val="1"/>
      <w:numFmt w:val="decimal"/>
      <w:lvlText w:val="%4."/>
      <w:lvlJc w:val="left"/>
      <w:pPr>
        <w:ind w:left="2880" w:hanging="360"/>
      </w:pPr>
    </w:lvl>
    <w:lvl w:ilvl="4" w:tplc="62B05272">
      <w:start w:val="1"/>
      <w:numFmt w:val="lowerLetter"/>
      <w:lvlText w:val="%5."/>
      <w:lvlJc w:val="left"/>
      <w:pPr>
        <w:ind w:left="3600" w:hanging="360"/>
      </w:pPr>
    </w:lvl>
    <w:lvl w:ilvl="5" w:tplc="70748DF4">
      <w:start w:val="1"/>
      <w:numFmt w:val="lowerRoman"/>
      <w:lvlText w:val="%6."/>
      <w:lvlJc w:val="right"/>
      <w:pPr>
        <w:ind w:left="4320" w:hanging="180"/>
      </w:pPr>
    </w:lvl>
    <w:lvl w:ilvl="6" w:tplc="5C80116C">
      <w:start w:val="1"/>
      <w:numFmt w:val="decimal"/>
      <w:lvlText w:val="%7."/>
      <w:lvlJc w:val="left"/>
      <w:pPr>
        <w:ind w:left="5040" w:hanging="360"/>
      </w:pPr>
    </w:lvl>
    <w:lvl w:ilvl="7" w:tplc="D850246A">
      <w:start w:val="1"/>
      <w:numFmt w:val="lowerLetter"/>
      <w:lvlText w:val="%8."/>
      <w:lvlJc w:val="left"/>
      <w:pPr>
        <w:ind w:left="5760" w:hanging="360"/>
      </w:pPr>
    </w:lvl>
    <w:lvl w:ilvl="8" w:tplc="4AEEDE0E">
      <w:start w:val="1"/>
      <w:numFmt w:val="lowerRoman"/>
      <w:lvlText w:val="%9."/>
      <w:lvlJc w:val="right"/>
      <w:pPr>
        <w:ind w:left="6480" w:hanging="180"/>
      </w:pPr>
    </w:lvl>
  </w:abstractNum>
  <w:num w:numId="50">
    <w:abstractNumId w:val="49"/>
  </w:num>
  <w:num w:numId="49">
    <w:abstractNumId w:val="48"/>
  </w:num>
  <w:num w:numId="48">
    <w:abstractNumId w:val="47"/>
  </w:num>
  <w:num w:numId="1" w16cid:durableId="1281645473">
    <w:abstractNumId w:val="26"/>
  </w:num>
  <w:num w:numId="2" w16cid:durableId="1848902726">
    <w:abstractNumId w:val="11"/>
  </w:num>
  <w:num w:numId="3" w16cid:durableId="2030913551">
    <w:abstractNumId w:val="7"/>
  </w:num>
  <w:num w:numId="4" w16cid:durableId="384523558">
    <w:abstractNumId w:val="36"/>
  </w:num>
  <w:num w:numId="5" w16cid:durableId="595553602">
    <w:abstractNumId w:val="32"/>
  </w:num>
  <w:num w:numId="6" w16cid:durableId="1559588466">
    <w:abstractNumId w:val="0"/>
  </w:num>
  <w:num w:numId="7" w16cid:durableId="1966109787">
    <w:abstractNumId w:val="24"/>
  </w:num>
  <w:num w:numId="8" w16cid:durableId="1639650974">
    <w:abstractNumId w:val="41"/>
  </w:num>
  <w:num w:numId="9" w16cid:durableId="1650087828">
    <w:abstractNumId w:val="3"/>
  </w:num>
  <w:num w:numId="10" w16cid:durableId="159466837">
    <w:abstractNumId w:val="45"/>
  </w:num>
  <w:num w:numId="11" w16cid:durableId="75564565">
    <w:abstractNumId w:val="16"/>
  </w:num>
  <w:num w:numId="12" w16cid:durableId="2038894741">
    <w:abstractNumId w:val="6"/>
  </w:num>
  <w:num w:numId="13" w16cid:durableId="1510213551">
    <w:abstractNumId w:val="37"/>
  </w:num>
  <w:num w:numId="14" w16cid:durableId="1044673645">
    <w:abstractNumId w:val="30"/>
  </w:num>
  <w:num w:numId="15" w16cid:durableId="585265140">
    <w:abstractNumId w:val="13"/>
  </w:num>
  <w:num w:numId="16" w16cid:durableId="399985637">
    <w:abstractNumId w:val="33"/>
  </w:num>
  <w:num w:numId="17" w16cid:durableId="590745615">
    <w:abstractNumId w:val="19"/>
  </w:num>
  <w:num w:numId="18" w16cid:durableId="1757627454">
    <w:abstractNumId w:val="10"/>
  </w:num>
  <w:num w:numId="19" w16cid:durableId="371734421">
    <w:abstractNumId w:val="18"/>
  </w:num>
  <w:num w:numId="20" w16cid:durableId="859660713">
    <w:abstractNumId w:val="39"/>
  </w:num>
  <w:num w:numId="21" w16cid:durableId="247809272">
    <w:abstractNumId w:val="42"/>
  </w:num>
  <w:num w:numId="22" w16cid:durableId="541285563">
    <w:abstractNumId w:val="28"/>
  </w:num>
  <w:num w:numId="23" w16cid:durableId="9374527">
    <w:abstractNumId w:val="15"/>
  </w:num>
  <w:num w:numId="24" w16cid:durableId="651983124">
    <w:abstractNumId w:val="20"/>
  </w:num>
  <w:num w:numId="25" w16cid:durableId="1197043734">
    <w:abstractNumId w:val="4"/>
  </w:num>
  <w:num w:numId="26" w16cid:durableId="608241764">
    <w:abstractNumId w:val="21"/>
  </w:num>
  <w:num w:numId="27" w16cid:durableId="1737583613">
    <w:abstractNumId w:val="9"/>
  </w:num>
  <w:num w:numId="28" w16cid:durableId="36904249">
    <w:abstractNumId w:val="29"/>
  </w:num>
  <w:num w:numId="29" w16cid:durableId="653727300">
    <w:abstractNumId w:val="27"/>
  </w:num>
  <w:num w:numId="30" w16cid:durableId="1389454646">
    <w:abstractNumId w:val="34"/>
  </w:num>
  <w:num w:numId="31" w16cid:durableId="1059743867">
    <w:abstractNumId w:val="25"/>
  </w:num>
  <w:num w:numId="32" w16cid:durableId="204104007">
    <w:abstractNumId w:val="8"/>
  </w:num>
  <w:num w:numId="33" w16cid:durableId="301034343">
    <w:abstractNumId w:val="2"/>
  </w:num>
  <w:num w:numId="34" w16cid:durableId="1074858077">
    <w:abstractNumId w:val="44"/>
  </w:num>
  <w:num w:numId="35" w16cid:durableId="1250626413">
    <w:abstractNumId w:val="22"/>
  </w:num>
  <w:num w:numId="36" w16cid:durableId="1253513835">
    <w:abstractNumId w:val="5"/>
  </w:num>
  <w:num w:numId="37" w16cid:durableId="1518540131">
    <w:abstractNumId w:val="35"/>
  </w:num>
  <w:num w:numId="38" w16cid:durableId="381905583">
    <w:abstractNumId w:val="14"/>
  </w:num>
  <w:num w:numId="39" w16cid:durableId="463548091">
    <w:abstractNumId w:val="23"/>
  </w:num>
  <w:num w:numId="40" w16cid:durableId="1951692995">
    <w:abstractNumId w:val="12"/>
  </w:num>
  <w:num w:numId="41" w16cid:durableId="1467621636">
    <w:abstractNumId w:val="43"/>
  </w:num>
  <w:num w:numId="42" w16cid:durableId="2122799200">
    <w:abstractNumId w:val="17"/>
  </w:num>
  <w:num w:numId="43" w16cid:durableId="299654416">
    <w:abstractNumId w:val="46"/>
  </w:num>
  <w:num w:numId="44" w16cid:durableId="156847560">
    <w:abstractNumId w:val="40"/>
  </w:num>
  <w:num w:numId="45" w16cid:durableId="348144401">
    <w:abstractNumId w:val="38"/>
  </w:num>
  <w:num w:numId="46" w16cid:durableId="1129323738">
    <w:abstractNumId w:val="31"/>
  </w:num>
  <w:num w:numId="47" w16cid:durableId="247816331">
    <w:abstractNumId w:val="1"/>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F9B"/>
    <w:rsid w:val="00000533"/>
    <w:rsid w:val="000036D8"/>
    <w:rsid w:val="00004A79"/>
    <w:rsid w:val="00004D49"/>
    <w:rsid w:val="00005A84"/>
    <w:rsid w:val="000062B8"/>
    <w:rsid w:val="00006930"/>
    <w:rsid w:val="000107ED"/>
    <w:rsid w:val="00010B37"/>
    <w:rsid w:val="000114AB"/>
    <w:rsid w:val="00013AE6"/>
    <w:rsid w:val="00016D5A"/>
    <w:rsid w:val="00021E42"/>
    <w:rsid w:val="00021F03"/>
    <w:rsid w:val="000220FA"/>
    <w:rsid w:val="0002359C"/>
    <w:rsid w:val="00023F8C"/>
    <w:rsid w:val="0002457C"/>
    <w:rsid w:val="0002670C"/>
    <w:rsid w:val="00027D6D"/>
    <w:rsid w:val="0004016D"/>
    <w:rsid w:val="0004042B"/>
    <w:rsid w:val="00040856"/>
    <w:rsid w:val="000416FF"/>
    <w:rsid w:val="00042AA6"/>
    <w:rsid w:val="00043CE7"/>
    <w:rsid w:val="00044720"/>
    <w:rsid w:val="0004514A"/>
    <w:rsid w:val="00045297"/>
    <w:rsid w:val="0004656D"/>
    <w:rsid w:val="0005540E"/>
    <w:rsid w:val="000558EF"/>
    <w:rsid w:val="00056089"/>
    <w:rsid w:val="00060094"/>
    <w:rsid w:val="0006072B"/>
    <w:rsid w:val="0006225D"/>
    <w:rsid w:val="000631D1"/>
    <w:rsid w:val="00063724"/>
    <w:rsid w:val="00064037"/>
    <w:rsid w:val="0006465C"/>
    <w:rsid w:val="00064C42"/>
    <w:rsid w:val="00064E4A"/>
    <w:rsid w:val="00066370"/>
    <w:rsid w:val="000714D5"/>
    <w:rsid w:val="00071E47"/>
    <w:rsid w:val="0007216A"/>
    <w:rsid w:val="00074ED5"/>
    <w:rsid w:val="000753E0"/>
    <w:rsid w:val="00076C5A"/>
    <w:rsid w:val="0008435F"/>
    <w:rsid w:val="00085A51"/>
    <w:rsid w:val="000869F7"/>
    <w:rsid w:val="00094C10"/>
    <w:rsid w:val="000A4C5E"/>
    <w:rsid w:val="000B149D"/>
    <w:rsid w:val="000B19D4"/>
    <w:rsid w:val="000B59CD"/>
    <w:rsid w:val="000B6513"/>
    <w:rsid w:val="000B7BF1"/>
    <w:rsid w:val="000C01C8"/>
    <w:rsid w:val="000C1652"/>
    <w:rsid w:val="000C42EB"/>
    <w:rsid w:val="000C5BC2"/>
    <w:rsid w:val="000C5DAF"/>
    <w:rsid w:val="000D1C29"/>
    <w:rsid w:val="000D1F81"/>
    <w:rsid w:val="000D6C9D"/>
    <w:rsid w:val="000E1D29"/>
    <w:rsid w:val="000E21C2"/>
    <w:rsid w:val="000E498E"/>
    <w:rsid w:val="000E7678"/>
    <w:rsid w:val="000F0B9E"/>
    <w:rsid w:val="000F1E68"/>
    <w:rsid w:val="000F4637"/>
    <w:rsid w:val="000F5FC0"/>
    <w:rsid w:val="00101E21"/>
    <w:rsid w:val="00104FA7"/>
    <w:rsid w:val="00107115"/>
    <w:rsid w:val="00112A15"/>
    <w:rsid w:val="00113FA4"/>
    <w:rsid w:val="00114642"/>
    <w:rsid w:val="001178B9"/>
    <w:rsid w:val="0012016C"/>
    <w:rsid w:val="00122309"/>
    <w:rsid w:val="00123FA9"/>
    <w:rsid w:val="00125F60"/>
    <w:rsid w:val="00126D97"/>
    <w:rsid w:val="001309E2"/>
    <w:rsid w:val="00130C53"/>
    <w:rsid w:val="00130E32"/>
    <w:rsid w:val="00131FF6"/>
    <w:rsid w:val="00140F6A"/>
    <w:rsid w:val="00146A2F"/>
    <w:rsid w:val="0015086D"/>
    <w:rsid w:val="001527BA"/>
    <w:rsid w:val="001577FF"/>
    <w:rsid w:val="00157EAA"/>
    <w:rsid w:val="00160F21"/>
    <w:rsid w:val="00161CC6"/>
    <w:rsid w:val="001644D7"/>
    <w:rsid w:val="001645E1"/>
    <w:rsid w:val="0016601C"/>
    <w:rsid w:val="00173313"/>
    <w:rsid w:val="00181B76"/>
    <w:rsid w:val="001944A2"/>
    <w:rsid w:val="00197355"/>
    <w:rsid w:val="00197B42"/>
    <w:rsid w:val="001A2346"/>
    <w:rsid w:val="001A4245"/>
    <w:rsid w:val="001B32AD"/>
    <w:rsid w:val="001B39D4"/>
    <w:rsid w:val="001C125C"/>
    <w:rsid w:val="001C1B5E"/>
    <w:rsid w:val="001C396D"/>
    <w:rsid w:val="001C54B0"/>
    <w:rsid w:val="001C6B1B"/>
    <w:rsid w:val="001D061B"/>
    <w:rsid w:val="001D0B7F"/>
    <w:rsid w:val="001D2E17"/>
    <w:rsid w:val="001D78D4"/>
    <w:rsid w:val="001E2775"/>
    <w:rsid w:val="001E299C"/>
    <w:rsid w:val="001E3B65"/>
    <w:rsid w:val="001E5081"/>
    <w:rsid w:val="001E7C5A"/>
    <w:rsid w:val="001F069D"/>
    <w:rsid w:val="001F302F"/>
    <w:rsid w:val="001F311B"/>
    <w:rsid w:val="001F3122"/>
    <w:rsid w:val="001F3AA8"/>
    <w:rsid w:val="001F49E5"/>
    <w:rsid w:val="001F5B10"/>
    <w:rsid w:val="00206338"/>
    <w:rsid w:val="00211853"/>
    <w:rsid w:val="002123D1"/>
    <w:rsid w:val="00212BD1"/>
    <w:rsid w:val="0021588D"/>
    <w:rsid w:val="002161A0"/>
    <w:rsid w:val="00221178"/>
    <w:rsid w:val="00224C9F"/>
    <w:rsid w:val="00226DEF"/>
    <w:rsid w:val="00230170"/>
    <w:rsid w:val="002312C9"/>
    <w:rsid w:val="00232582"/>
    <w:rsid w:val="002335B1"/>
    <w:rsid w:val="00233E05"/>
    <w:rsid w:val="00234897"/>
    <w:rsid w:val="00234E27"/>
    <w:rsid w:val="0023649D"/>
    <w:rsid w:val="00236857"/>
    <w:rsid w:val="002375F2"/>
    <w:rsid w:val="0023795B"/>
    <w:rsid w:val="00244367"/>
    <w:rsid w:val="00245DD4"/>
    <w:rsid w:val="00246466"/>
    <w:rsid w:val="00253386"/>
    <w:rsid w:val="00253A40"/>
    <w:rsid w:val="002552BE"/>
    <w:rsid w:val="00255F2C"/>
    <w:rsid w:val="00256E5E"/>
    <w:rsid w:val="00261836"/>
    <w:rsid w:val="00265089"/>
    <w:rsid w:val="002720F0"/>
    <w:rsid w:val="00272F63"/>
    <w:rsid w:val="00273543"/>
    <w:rsid w:val="00273BC8"/>
    <w:rsid w:val="00274479"/>
    <w:rsid w:val="0027493F"/>
    <w:rsid w:val="00276342"/>
    <w:rsid w:val="00277A7E"/>
    <w:rsid w:val="00281236"/>
    <w:rsid w:val="0028708D"/>
    <w:rsid w:val="002872BA"/>
    <w:rsid w:val="00287394"/>
    <w:rsid w:val="00296863"/>
    <w:rsid w:val="0029739C"/>
    <w:rsid w:val="00297DD9"/>
    <w:rsid w:val="00297F80"/>
    <w:rsid w:val="002A013E"/>
    <w:rsid w:val="002A081B"/>
    <w:rsid w:val="002A1A7A"/>
    <w:rsid w:val="002A458D"/>
    <w:rsid w:val="002A4E09"/>
    <w:rsid w:val="002A5DD7"/>
    <w:rsid w:val="002A6B02"/>
    <w:rsid w:val="002A7089"/>
    <w:rsid w:val="002B217B"/>
    <w:rsid w:val="002B3262"/>
    <w:rsid w:val="002B34ED"/>
    <w:rsid w:val="002B466F"/>
    <w:rsid w:val="002B755D"/>
    <w:rsid w:val="002C1DAA"/>
    <w:rsid w:val="002C2538"/>
    <w:rsid w:val="002C293B"/>
    <w:rsid w:val="002C3FCF"/>
    <w:rsid w:val="002C7273"/>
    <w:rsid w:val="002D46D9"/>
    <w:rsid w:val="002D48E5"/>
    <w:rsid w:val="002D4E92"/>
    <w:rsid w:val="002D5BA3"/>
    <w:rsid w:val="002E4386"/>
    <w:rsid w:val="002E6CF5"/>
    <w:rsid w:val="002E7278"/>
    <w:rsid w:val="002F2F49"/>
    <w:rsid w:val="002F3EE8"/>
    <w:rsid w:val="002F4857"/>
    <w:rsid w:val="002F7563"/>
    <w:rsid w:val="002F7F80"/>
    <w:rsid w:val="00305616"/>
    <w:rsid w:val="00305C71"/>
    <w:rsid w:val="003066A0"/>
    <w:rsid w:val="003127FF"/>
    <w:rsid w:val="0031320B"/>
    <w:rsid w:val="00313D0D"/>
    <w:rsid w:val="00314F71"/>
    <w:rsid w:val="0031501C"/>
    <w:rsid w:val="003171FC"/>
    <w:rsid w:val="00317755"/>
    <w:rsid w:val="003200E6"/>
    <w:rsid w:val="0032107A"/>
    <w:rsid w:val="003224CC"/>
    <w:rsid w:val="00322ED5"/>
    <w:rsid w:val="003244A1"/>
    <w:rsid w:val="00326A7B"/>
    <w:rsid w:val="00326F28"/>
    <w:rsid w:val="003322A9"/>
    <w:rsid w:val="00332C36"/>
    <w:rsid w:val="00333AA0"/>
    <w:rsid w:val="003352FD"/>
    <w:rsid w:val="003363D0"/>
    <w:rsid w:val="00336400"/>
    <w:rsid w:val="00337C4E"/>
    <w:rsid w:val="00350075"/>
    <w:rsid w:val="00353AFD"/>
    <w:rsid w:val="00354296"/>
    <w:rsid w:val="00354A42"/>
    <w:rsid w:val="00355897"/>
    <w:rsid w:val="00357E2F"/>
    <w:rsid w:val="00360038"/>
    <w:rsid w:val="003608F7"/>
    <w:rsid w:val="00360B2C"/>
    <w:rsid w:val="003627AA"/>
    <w:rsid w:val="00366CE2"/>
    <w:rsid w:val="0037013A"/>
    <w:rsid w:val="00371492"/>
    <w:rsid w:val="00372925"/>
    <w:rsid w:val="00372C66"/>
    <w:rsid w:val="00373310"/>
    <w:rsid w:val="00375DF7"/>
    <w:rsid w:val="00376628"/>
    <w:rsid w:val="00377C78"/>
    <w:rsid w:val="003814FF"/>
    <w:rsid w:val="003837E5"/>
    <w:rsid w:val="0038444E"/>
    <w:rsid w:val="00393E5C"/>
    <w:rsid w:val="00393E94"/>
    <w:rsid w:val="00395549"/>
    <w:rsid w:val="00395E50"/>
    <w:rsid w:val="003A04F0"/>
    <w:rsid w:val="003A29AD"/>
    <w:rsid w:val="003A2BAA"/>
    <w:rsid w:val="003A5CA4"/>
    <w:rsid w:val="003A5FA3"/>
    <w:rsid w:val="003A7A7F"/>
    <w:rsid w:val="003B056F"/>
    <w:rsid w:val="003B2CB1"/>
    <w:rsid w:val="003C27D5"/>
    <w:rsid w:val="003C2C93"/>
    <w:rsid w:val="003C4192"/>
    <w:rsid w:val="003C5A6D"/>
    <w:rsid w:val="003D3EAB"/>
    <w:rsid w:val="003D7309"/>
    <w:rsid w:val="003E0952"/>
    <w:rsid w:val="003E2EEB"/>
    <w:rsid w:val="003F05DF"/>
    <w:rsid w:val="003F1E0A"/>
    <w:rsid w:val="003F3F79"/>
    <w:rsid w:val="003F50A5"/>
    <w:rsid w:val="00404231"/>
    <w:rsid w:val="00404B9D"/>
    <w:rsid w:val="00407515"/>
    <w:rsid w:val="00407AE6"/>
    <w:rsid w:val="00407C19"/>
    <w:rsid w:val="004113F8"/>
    <w:rsid w:val="00413F91"/>
    <w:rsid w:val="00414733"/>
    <w:rsid w:val="004151F3"/>
    <w:rsid w:val="00416E64"/>
    <w:rsid w:val="0041731C"/>
    <w:rsid w:val="00417F25"/>
    <w:rsid w:val="00420C8C"/>
    <w:rsid w:val="00421068"/>
    <w:rsid w:val="00422CBA"/>
    <w:rsid w:val="0042516E"/>
    <w:rsid w:val="00425739"/>
    <w:rsid w:val="00430644"/>
    <w:rsid w:val="0043395B"/>
    <w:rsid w:val="00435300"/>
    <w:rsid w:val="004429A6"/>
    <w:rsid w:val="004443AC"/>
    <w:rsid w:val="00444A74"/>
    <w:rsid w:val="00445242"/>
    <w:rsid w:val="00447623"/>
    <w:rsid w:val="00450297"/>
    <w:rsid w:val="00450492"/>
    <w:rsid w:val="00452D13"/>
    <w:rsid w:val="00455A77"/>
    <w:rsid w:val="00457807"/>
    <w:rsid w:val="00461248"/>
    <w:rsid w:val="00461470"/>
    <w:rsid w:val="00463992"/>
    <w:rsid w:val="00466F53"/>
    <w:rsid w:val="00467FE2"/>
    <w:rsid w:val="0047659B"/>
    <w:rsid w:val="004777A1"/>
    <w:rsid w:val="004827CE"/>
    <w:rsid w:val="00485E3C"/>
    <w:rsid w:val="00491C3F"/>
    <w:rsid w:val="004930AC"/>
    <w:rsid w:val="004A0646"/>
    <w:rsid w:val="004A1883"/>
    <w:rsid w:val="004A3B81"/>
    <w:rsid w:val="004A4458"/>
    <w:rsid w:val="004A5B6D"/>
    <w:rsid w:val="004A6E22"/>
    <w:rsid w:val="004B1943"/>
    <w:rsid w:val="004B1A38"/>
    <w:rsid w:val="004B33E0"/>
    <w:rsid w:val="004B3B9B"/>
    <w:rsid w:val="004C0239"/>
    <w:rsid w:val="004C0554"/>
    <w:rsid w:val="004C329D"/>
    <w:rsid w:val="004C35C9"/>
    <w:rsid w:val="004C3B3C"/>
    <w:rsid w:val="004C65D0"/>
    <w:rsid w:val="004D0108"/>
    <w:rsid w:val="004D13E0"/>
    <w:rsid w:val="004D2B9E"/>
    <w:rsid w:val="004D7416"/>
    <w:rsid w:val="004E2560"/>
    <w:rsid w:val="004E4422"/>
    <w:rsid w:val="004E527C"/>
    <w:rsid w:val="004E5E39"/>
    <w:rsid w:val="004E6D75"/>
    <w:rsid w:val="004E74D3"/>
    <w:rsid w:val="004F1919"/>
    <w:rsid w:val="004F2324"/>
    <w:rsid w:val="004F2EF2"/>
    <w:rsid w:val="004F3985"/>
    <w:rsid w:val="004F78B8"/>
    <w:rsid w:val="00501921"/>
    <w:rsid w:val="00501A80"/>
    <w:rsid w:val="00501F25"/>
    <w:rsid w:val="00504458"/>
    <w:rsid w:val="00507479"/>
    <w:rsid w:val="0050789D"/>
    <w:rsid w:val="00507BDA"/>
    <w:rsid w:val="00511F16"/>
    <w:rsid w:val="005150E7"/>
    <w:rsid w:val="00515969"/>
    <w:rsid w:val="0051649B"/>
    <w:rsid w:val="005167DD"/>
    <w:rsid w:val="0051683E"/>
    <w:rsid w:val="00517CF8"/>
    <w:rsid w:val="00523E41"/>
    <w:rsid w:val="00525243"/>
    <w:rsid w:val="005264AB"/>
    <w:rsid w:val="00532C0C"/>
    <w:rsid w:val="00534F60"/>
    <w:rsid w:val="00537038"/>
    <w:rsid w:val="005370EB"/>
    <w:rsid w:val="005408F0"/>
    <w:rsid w:val="005416DF"/>
    <w:rsid w:val="0054333E"/>
    <w:rsid w:val="0054400C"/>
    <w:rsid w:val="00544849"/>
    <w:rsid w:val="00546920"/>
    <w:rsid w:val="00546F51"/>
    <w:rsid w:val="00547218"/>
    <w:rsid w:val="00550F75"/>
    <w:rsid w:val="0055260D"/>
    <w:rsid w:val="00553CE0"/>
    <w:rsid w:val="00555880"/>
    <w:rsid w:val="00557B54"/>
    <w:rsid w:val="005603CF"/>
    <w:rsid w:val="005615D0"/>
    <w:rsid w:val="00561F5D"/>
    <w:rsid w:val="00562330"/>
    <w:rsid w:val="00563206"/>
    <w:rsid w:val="005643BC"/>
    <w:rsid w:val="00565052"/>
    <w:rsid w:val="00566942"/>
    <w:rsid w:val="0057038D"/>
    <w:rsid w:val="00572769"/>
    <w:rsid w:val="005730E2"/>
    <w:rsid w:val="00573E53"/>
    <w:rsid w:val="00574190"/>
    <w:rsid w:val="00574DCB"/>
    <w:rsid w:val="00575C08"/>
    <w:rsid w:val="00577087"/>
    <w:rsid w:val="00577959"/>
    <w:rsid w:val="00581465"/>
    <w:rsid w:val="00581CE4"/>
    <w:rsid w:val="00583478"/>
    <w:rsid w:val="005836B7"/>
    <w:rsid w:val="00587CC2"/>
    <w:rsid w:val="0059212F"/>
    <w:rsid w:val="00597748"/>
    <w:rsid w:val="005A131C"/>
    <w:rsid w:val="005A158D"/>
    <w:rsid w:val="005A15F9"/>
    <w:rsid w:val="005A212B"/>
    <w:rsid w:val="005A2A1D"/>
    <w:rsid w:val="005A377D"/>
    <w:rsid w:val="005A5104"/>
    <w:rsid w:val="005B0A76"/>
    <w:rsid w:val="005B2FD5"/>
    <w:rsid w:val="005B40F2"/>
    <w:rsid w:val="005B6CF3"/>
    <w:rsid w:val="005C03AE"/>
    <w:rsid w:val="005C12E7"/>
    <w:rsid w:val="005C156F"/>
    <w:rsid w:val="005C1612"/>
    <w:rsid w:val="005C29B3"/>
    <w:rsid w:val="005C3BB6"/>
    <w:rsid w:val="005C47A8"/>
    <w:rsid w:val="005C5C73"/>
    <w:rsid w:val="005C65F9"/>
    <w:rsid w:val="005C6C23"/>
    <w:rsid w:val="005C74C7"/>
    <w:rsid w:val="005D1314"/>
    <w:rsid w:val="005D153C"/>
    <w:rsid w:val="005D3723"/>
    <w:rsid w:val="005D3AAC"/>
    <w:rsid w:val="005E4D28"/>
    <w:rsid w:val="005E6652"/>
    <w:rsid w:val="005F0913"/>
    <w:rsid w:val="005F62CB"/>
    <w:rsid w:val="00601869"/>
    <w:rsid w:val="006019C8"/>
    <w:rsid w:val="00602663"/>
    <w:rsid w:val="00602FB6"/>
    <w:rsid w:val="00603D60"/>
    <w:rsid w:val="00605E42"/>
    <w:rsid w:val="00605F8F"/>
    <w:rsid w:val="0061014F"/>
    <w:rsid w:val="00611D0A"/>
    <w:rsid w:val="0061284B"/>
    <w:rsid w:val="00613A67"/>
    <w:rsid w:val="00614489"/>
    <w:rsid w:val="00616272"/>
    <w:rsid w:val="006166A0"/>
    <w:rsid w:val="00621B7A"/>
    <w:rsid w:val="006223BA"/>
    <w:rsid w:val="00625B2A"/>
    <w:rsid w:val="00630779"/>
    <w:rsid w:val="00631F1B"/>
    <w:rsid w:val="006325EC"/>
    <w:rsid w:val="00633403"/>
    <w:rsid w:val="00634A58"/>
    <w:rsid w:val="00636216"/>
    <w:rsid w:val="00637323"/>
    <w:rsid w:val="00640D97"/>
    <w:rsid w:val="0064123A"/>
    <w:rsid w:val="00641364"/>
    <w:rsid w:val="00642FE9"/>
    <w:rsid w:val="0064792F"/>
    <w:rsid w:val="00653B8F"/>
    <w:rsid w:val="006542D2"/>
    <w:rsid w:val="00654AB1"/>
    <w:rsid w:val="0065723D"/>
    <w:rsid w:val="00657FD9"/>
    <w:rsid w:val="00660143"/>
    <w:rsid w:val="00663CAA"/>
    <w:rsid w:val="006649CC"/>
    <w:rsid w:val="00665D58"/>
    <w:rsid w:val="00667CF3"/>
    <w:rsid w:val="00671AA4"/>
    <w:rsid w:val="00673355"/>
    <w:rsid w:val="00674BA9"/>
    <w:rsid w:val="0067678B"/>
    <w:rsid w:val="00681238"/>
    <w:rsid w:val="006819AA"/>
    <w:rsid w:val="00682EFD"/>
    <w:rsid w:val="0068742C"/>
    <w:rsid w:val="006907E8"/>
    <w:rsid w:val="006916D4"/>
    <w:rsid w:val="00693480"/>
    <w:rsid w:val="006A1F24"/>
    <w:rsid w:val="006A23D7"/>
    <w:rsid w:val="006A381E"/>
    <w:rsid w:val="006A72A7"/>
    <w:rsid w:val="006B3EDA"/>
    <w:rsid w:val="006B7B6E"/>
    <w:rsid w:val="006C2F83"/>
    <w:rsid w:val="006C6E4A"/>
    <w:rsid w:val="006C7A9E"/>
    <w:rsid w:val="006D1B3A"/>
    <w:rsid w:val="006D40C1"/>
    <w:rsid w:val="006D43C5"/>
    <w:rsid w:val="006D4CBF"/>
    <w:rsid w:val="006E388D"/>
    <w:rsid w:val="006E4677"/>
    <w:rsid w:val="006E50E1"/>
    <w:rsid w:val="006E5171"/>
    <w:rsid w:val="006F0321"/>
    <w:rsid w:val="006F04EC"/>
    <w:rsid w:val="006F0DAF"/>
    <w:rsid w:val="006F323F"/>
    <w:rsid w:val="006F3A4A"/>
    <w:rsid w:val="006F55ED"/>
    <w:rsid w:val="006F7114"/>
    <w:rsid w:val="006F71BE"/>
    <w:rsid w:val="006F72E3"/>
    <w:rsid w:val="006F78EB"/>
    <w:rsid w:val="007025B5"/>
    <w:rsid w:val="00702C73"/>
    <w:rsid w:val="0070369F"/>
    <w:rsid w:val="00703BA1"/>
    <w:rsid w:val="00703C02"/>
    <w:rsid w:val="00705198"/>
    <w:rsid w:val="00705641"/>
    <w:rsid w:val="0070712E"/>
    <w:rsid w:val="0070776A"/>
    <w:rsid w:val="00711FFE"/>
    <w:rsid w:val="007168D4"/>
    <w:rsid w:val="00720B00"/>
    <w:rsid w:val="00726BC0"/>
    <w:rsid w:val="0073179D"/>
    <w:rsid w:val="00732A43"/>
    <w:rsid w:val="00735C1B"/>
    <w:rsid w:val="00736AD0"/>
    <w:rsid w:val="00736FF6"/>
    <w:rsid w:val="007376D4"/>
    <w:rsid w:val="007379FB"/>
    <w:rsid w:val="00743172"/>
    <w:rsid w:val="00745091"/>
    <w:rsid w:val="00746D5E"/>
    <w:rsid w:val="00747179"/>
    <w:rsid w:val="00747CFC"/>
    <w:rsid w:val="00747D7D"/>
    <w:rsid w:val="00751E72"/>
    <w:rsid w:val="0075233E"/>
    <w:rsid w:val="0075580A"/>
    <w:rsid w:val="00755B0E"/>
    <w:rsid w:val="00761C34"/>
    <w:rsid w:val="00762121"/>
    <w:rsid w:val="0076280D"/>
    <w:rsid w:val="00763F1D"/>
    <w:rsid w:val="007644FD"/>
    <w:rsid w:val="00765EEC"/>
    <w:rsid w:val="00766DF0"/>
    <w:rsid w:val="00767D55"/>
    <w:rsid w:val="0077332D"/>
    <w:rsid w:val="00777604"/>
    <w:rsid w:val="00780A37"/>
    <w:rsid w:val="0078387D"/>
    <w:rsid w:val="0078425D"/>
    <w:rsid w:val="007861CC"/>
    <w:rsid w:val="007869D9"/>
    <w:rsid w:val="00791607"/>
    <w:rsid w:val="00796118"/>
    <w:rsid w:val="00797E91"/>
    <w:rsid w:val="007A2098"/>
    <w:rsid w:val="007A21A0"/>
    <w:rsid w:val="007A2F57"/>
    <w:rsid w:val="007A330E"/>
    <w:rsid w:val="007A416E"/>
    <w:rsid w:val="007B2F46"/>
    <w:rsid w:val="007B3229"/>
    <w:rsid w:val="007B39BA"/>
    <w:rsid w:val="007B4821"/>
    <w:rsid w:val="007B49C9"/>
    <w:rsid w:val="007B7314"/>
    <w:rsid w:val="007C12A6"/>
    <w:rsid w:val="007C13F6"/>
    <w:rsid w:val="007C3340"/>
    <w:rsid w:val="007C5D81"/>
    <w:rsid w:val="007C75AB"/>
    <w:rsid w:val="007D2647"/>
    <w:rsid w:val="007D672C"/>
    <w:rsid w:val="007E0768"/>
    <w:rsid w:val="007E0FAF"/>
    <w:rsid w:val="007E2567"/>
    <w:rsid w:val="007E2671"/>
    <w:rsid w:val="007E34C6"/>
    <w:rsid w:val="007F24AF"/>
    <w:rsid w:val="007F31A8"/>
    <w:rsid w:val="007F58C4"/>
    <w:rsid w:val="008017F3"/>
    <w:rsid w:val="00802941"/>
    <w:rsid w:val="00803286"/>
    <w:rsid w:val="008044B5"/>
    <w:rsid w:val="00805A08"/>
    <w:rsid w:val="00807367"/>
    <w:rsid w:val="008116AD"/>
    <w:rsid w:val="00811930"/>
    <w:rsid w:val="008126E2"/>
    <w:rsid w:val="008132D0"/>
    <w:rsid w:val="0081375D"/>
    <w:rsid w:val="00813F36"/>
    <w:rsid w:val="00817E4D"/>
    <w:rsid w:val="00822799"/>
    <w:rsid w:val="00823E1E"/>
    <w:rsid w:val="00827553"/>
    <w:rsid w:val="00827615"/>
    <w:rsid w:val="00833B50"/>
    <w:rsid w:val="00835708"/>
    <w:rsid w:val="00844302"/>
    <w:rsid w:val="00847AB3"/>
    <w:rsid w:val="008501EF"/>
    <w:rsid w:val="00851A33"/>
    <w:rsid w:val="00856187"/>
    <w:rsid w:val="00857BE5"/>
    <w:rsid w:val="00860AAE"/>
    <w:rsid w:val="00860C2F"/>
    <w:rsid w:val="0086246B"/>
    <w:rsid w:val="00862E8C"/>
    <w:rsid w:val="0086601C"/>
    <w:rsid w:val="00867CCA"/>
    <w:rsid w:val="00871292"/>
    <w:rsid w:val="00871A63"/>
    <w:rsid w:val="00877B32"/>
    <w:rsid w:val="00883AAF"/>
    <w:rsid w:val="008853D7"/>
    <w:rsid w:val="0088652C"/>
    <w:rsid w:val="00886E91"/>
    <w:rsid w:val="008905C9"/>
    <w:rsid w:val="00890741"/>
    <w:rsid w:val="00890E8B"/>
    <w:rsid w:val="0089123A"/>
    <w:rsid w:val="008912C2"/>
    <w:rsid w:val="008913B8"/>
    <w:rsid w:val="00891B45"/>
    <w:rsid w:val="008928C9"/>
    <w:rsid w:val="0089442B"/>
    <w:rsid w:val="008954C4"/>
    <w:rsid w:val="008A0A90"/>
    <w:rsid w:val="008A2887"/>
    <w:rsid w:val="008A3F80"/>
    <w:rsid w:val="008A4D18"/>
    <w:rsid w:val="008A73D4"/>
    <w:rsid w:val="008B578D"/>
    <w:rsid w:val="008B5A20"/>
    <w:rsid w:val="008B73D2"/>
    <w:rsid w:val="008C1843"/>
    <w:rsid w:val="008C2C2D"/>
    <w:rsid w:val="008C4F23"/>
    <w:rsid w:val="008C53FE"/>
    <w:rsid w:val="008C67AB"/>
    <w:rsid w:val="008C7107"/>
    <w:rsid w:val="008D281A"/>
    <w:rsid w:val="008D2BD0"/>
    <w:rsid w:val="008D35B0"/>
    <w:rsid w:val="008D58FC"/>
    <w:rsid w:val="008D70B4"/>
    <w:rsid w:val="008E0BCB"/>
    <w:rsid w:val="008E3D16"/>
    <w:rsid w:val="008E6336"/>
    <w:rsid w:val="008F0FAB"/>
    <w:rsid w:val="008F23AB"/>
    <w:rsid w:val="008F5341"/>
    <w:rsid w:val="008F64FD"/>
    <w:rsid w:val="00900992"/>
    <w:rsid w:val="00900DF8"/>
    <w:rsid w:val="00902729"/>
    <w:rsid w:val="00912871"/>
    <w:rsid w:val="00915907"/>
    <w:rsid w:val="00916B00"/>
    <w:rsid w:val="00917043"/>
    <w:rsid w:val="00917471"/>
    <w:rsid w:val="009219BD"/>
    <w:rsid w:val="0092281A"/>
    <w:rsid w:val="00924654"/>
    <w:rsid w:val="00925BCD"/>
    <w:rsid w:val="009278BF"/>
    <w:rsid w:val="00927E86"/>
    <w:rsid w:val="0093175C"/>
    <w:rsid w:val="00933317"/>
    <w:rsid w:val="00933401"/>
    <w:rsid w:val="00936BDB"/>
    <w:rsid w:val="00936C0B"/>
    <w:rsid w:val="00940311"/>
    <w:rsid w:val="00941324"/>
    <w:rsid w:val="009418F9"/>
    <w:rsid w:val="009419B7"/>
    <w:rsid w:val="00941D16"/>
    <w:rsid w:val="009443DD"/>
    <w:rsid w:val="009464DA"/>
    <w:rsid w:val="009502BF"/>
    <w:rsid w:val="00950EC3"/>
    <w:rsid w:val="00952C5C"/>
    <w:rsid w:val="0095342F"/>
    <w:rsid w:val="00954D3C"/>
    <w:rsid w:val="009619E0"/>
    <w:rsid w:val="00961DC6"/>
    <w:rsid w:val="009656ED"/>
    <w:rsid w:val="0096651E"/>
    <w:rsid w:val="00970E4C"/>
    <w:rsid w:val="00972216"/>
    <w:rsid w:val="00973871"/>
    <w:rsid w:val="009745D9"/>
    <w:rsid w:val="00974EDF"/>
    <w:rsid w:val="009764C3"/>
    <w:rsid w:val="00976D24"/>
    <w:rsid w:val="00977029"/>
    <w:rsid w:val="009810BF"/>
    <w:rsid w:val="009814EC"/>
    <w:rsid w:val="00982EC1"/>
    <w:rsid w:val="00983C73"/>
    <w:rsid w:val="009844C3"/>
    <w:rsid w:val="0098465D"/>
    <w:rsid w:val="009858F6"/>
    <w:rsid w:val="009868E3"/>
    <w:rsid w:val="00987849"/>
    <w:rsid w:val="0099215F"/>
    <w:rsid w:val="009921CE"/>
    <w:rsid w:val="009966BD"/>
    <w:rsid w:val="00997A6B"/>
    <w:rsid w:val="009A0EF2"/>
    <w:rsid w:val="009A2F67"/>
    <w:rsid w:val="009A4F9B"/>
    <w:rsid w:val="009A6E83"/>
    <w:rsid w:val="009A77F2"/>
    <w:rsid w:val="009B419A"/>
    <w:rsid w:val="009B65D6"/>
    <w:rsid w:val="009C0B55"/>
    <w:rsid w:val="009C1D08"/>
    <w:rsid w:val="009D0DD3"/>
    <w:rsid w:val="009D3456"/>
    <w:rsid w:val="009D36BF"/>
    <w:rsid w:val="009D72C3"/>
    <w:rsid w:val="009E109B"/>
    <w:rsid w:val="009E2A48"/>
    <w:rsid w:val="009E346B"/>
    <w:rsid w:val="009E3964"/>
    <w:rsid w:val="009E521F"/>
    <w:rsid w:val="009E5ACC"/>
    <w:rsid w:val="009E695E"/>
    <w:rsid w:val="009E699B"/>
    <w:rsid w:val="009F1563"/>
    <w:rsid w:val="009F60EB"/>
    <w:rsid w:val="00A0233B"/>
    <w:rsid w:val="00A1637D"/>
    <w:rsid w:val="00A16645"/>
    <w:rsid w:val="00A24807"/>
    <w:rsid w:val="00A25275"/>
    <w:rsid w:val="00A26E06"/>
    <w:rsid w:val="00A27663"/>
    <w:rsid w:val="00A2795D"/>
    <w:rsid w:val="00A30BD9"/>
    <w:rsid w:val="00A319DE"/>
    <w:rsid w:val="00A32A15"/>
    <w:rsid w:val="00A3344F"/>
    <w:rsid w:val="00A35ABE"/>
    <w:rsid w:val="00A35F72"/>
    <w:rsid w:val="00A36D31"/>
    <w:rsid w:val="00A40776"/>
    <w:rsid w:val="00A427BC"/>
    <w:rsid w:val="00A44065"/>
    <w:rsid w:val="00A46943"/>
    <w:rsid w:val="00A471D0"/>
    <w:rsid w:val="00A502EB"/>
    <w:rsid w:val="00A5460D"/>
    <w:rsid w:val="00A563AA"/>
    <w:rsid w:val="00A6056E"/>
    <w:rsid w:val="00A647F3"/>
    <w:rsid w:val="00A65E30"/>
    <w:rsid w:val="00A664A2"/>
    <w:rsid w:val="00A7000D"/>
    <w:rsid w:val="00A712DE"/>
    <w:rsid w:val="00A713F3"/>
    <w:rsid w:val="00A71C0A"/>
    <w:rsid w:val="00A71CCB"/>
    <w:rsid w:val="00A72119"/>
    <w:rsid w:val="00A72271"/>
    <w:rsid w:val="00A83D7C"/>
    <w:rsid w:val="00A846FF"/>
    <w:rsid w:val="00A84EF6"/>
    <w:rsid w:val="00A859A5"/>
    <w:rsid w:val="00A9088F"/>
    <w:rsid w:val="00A91547"/>
    <w:rsid w:val="00A929C6"/>
    <w:rsid w:val="00A941E5"/>
    <w:rsid w:val="00A94E6C"/>
    <w:rsid w:val="00AA6C0E"/>
    <w:rsid w:val="00AB019A"/>
    <w:rsid w:val="00AB2330"/>
    <w:rsid w:val="00AB4B59"/>
    <w:rsid w:val="00AB5551"/>
    <w:rsid w:val="00AB6DE8"/>
    <w:rsid w:val="00AB7A2D"/>
    <w:rsid w:val="00AC0422"/>
    <w:rsid w:val="00AC3CB7"/>
    <w:rsid w:val="00AC48C5"/>
    <w:rsid w:val="00AC6564"/>
    <w:rsid w:val="00AC6CFA"/>
    <w:rsid w:val="00AD0825"/>
    <w:rsid w:val="00AD0E5A"/>
    <w:rsid w:val="00AD2AFF"/>
    <w:rsid w:val="00AD3C28"/>
    <w:rsid w:val="00AD45C4"/>
    <w:rsid w:val="00AD520F"/>
    <w:rsid w:val="00AD6AF3"/>
    <w:rsid w:val="00AE32A8"/>
    <w:rsid w:val="00AE3DFB"/>
    <w:rsid w:val="00AE4B73"/>
    <w:rsid w:val="00AE63C7"/>
    <w:rsid w:val="00AF0AA2"/>
    <w:rsid w:val="00AF52BC"/>
    <w:rsid w:val="00B04389"/>
    <w:rsid w:val="00B04591"/>
    <w:rsid w:val="00B05304"/>
    <w:rsid w:val="00B06B74"/>
    <w:rsid w:val="00B07749"/>
    <w:rsid w:val="00B10DA4"/>
    <w:rsid w:val="00B12F7B"/>
    <w:rsid w:val="00B130A1"/>
    <w:rsid w:val="00B14097"/>
    <w:rsid w:val="00B14803"/>
    <w:rsid w:val="00B1703A"/>
    <w:rsid w:val="00B22252"/>
    <w:rsid w:val="00B2261D"/>
    <w:rsid w:val="00B2432B"/>
    <w:rsid w:val="00B27C8E"/>
    <w:rsid w:val="00B32E78"/>
    <w:rsid w:val="00B400B0"/>
    <w:rsid w:val="00B40A26"/>
    <w:rsid w:val="00B40B13"/>
    <w:rsid w:val="00B44548"/>
    <w:rsid w:val="00B44998"/>
    <w:rsid w:val="00B532F5"/>
    <w:rsid w:val="00B5379C"/>
    <w:rsid w:val="00B54236"/>
    <w:rsid w:val="00B56357"/>
    <w:rsid w:val="00B56B47"/>
    <w:rsid w:val="00B56CA1"/>
    <w:rsid w:val="00B5792A"/>
    <w:rsid w:val="00B57D70"/>
    <w:rsid w:val="00B57E63"/>
    <w:rsid w:val="00B62850"/>
    <w:rsid w:val="00B62A62"/>
    <w:rsid w:val="00B63547"/>
    <w:rsid w:val="00B640A0"/>
    <w:rsid w:val="00B6542C"/>
    <w:rsid w:val="00B6609C"/>
    <w:rsid w:val="00B670A5"/>
    <w:rsid w:val="00B67118"/>
    <w:rsid w:val="00B70E17"/>
    <w:rsid w:val="00B72A09"/>
    <w:rsid w:val="00B749AB"/>
    <w:rsid w:val="00B75512"/>
    <w:rsid w:val="00B75C82"/>
    <w:rsid w:val="00B77C5F"/>
    <w:rsid w:val="00B837AB"/>
    <w:rsid w:val="00B850CD"/>
    <w:rsid w:val="00B9084E"/>
    <w:rsid w:val="00B90B77"/>
    <w:rsid w:val="00B927AF"/>
    <w:rsid w:val="00B92DA7"/>
    <w:rsid w:val="00B96AA0"/>
    <w:rsid w:val="00BA2A4A"/>
    <w:rsid w:val="00BA2CB3"/>
    <w:rsid w:val="00BA374A"/>
    <w:rsid w:val="00BA62DF"/>
    <w:rsid w:val="00BA70DE"/>
    <w:rsid w:val="00BB1BA1"/>
    <w:rsid w:val="00BB546D"/>
    <w:rsid w:val="00BB55C2"/>
    <w:rsid w:val="00BB5974"/>
    <w:rsid w:val="00BB5EE3"/>
    <w:rsid w:val="00BB690E"/>
    <w:rsid w:val="00BB6E36"/>
    <w:rsid w:val="00BB7DD7"/>
    <w:rsid w:val="00BB7F82"/>
    <w:rsid w:val="00BC278A"/>
    <w:rsid w:val="00BC2FCD"/>
    <w:rsid w:val="00BD0322"/>
    <w:rsid w:val="00BD0D39"/>
    <w:rsid w:val="00BD142A"/>
    <w:rsid w:val="00BD18ED"/>
    <w:rsid w:val="00BD2386"/>
    <w:rsid w:val="00BD2861"/>
    <w:rsid w:val="00BE089E"/>
    <w:rsid w:val="00BE08B7"/>
    <w:rsid w:val="00BE1978"/>
    <w:rsid w:val="00BE25AE"/>
    <w:rsid w:val="00BE3372"/>
    <w:rsid w:val="00BE553A"/>
    <w:rsid w:val="00BE5A82"/>
    <w:rsid w:val="00BF03DD"/>
    <w:rsid w:val="00BF15E0"/>
    <w:rsid w:val="00BF6F84"/>
    <w:rsid w:val="00C02BFF"/>
    <w:rsid w:val="00C03B06"/>
    <w:rsid w:val="00C03EC6"/>
    <w:rsid w:val="00C06CCC"/>
    <w:rsid w:val="00C07263"/>
    <w:rsid w:val="00C074DB"/>
    <w:rsid w:val="00C116DB"/>
    <w:rsid w:val="00C11FA4"/>
    <w:rsid w:val="00C14255"/>
    <w:rsid w:val="00C166DD"/>
    <w:rsid w:val="00C225B6"/>
    <w:rsid w:val="00C27CC6"/>
    <w:rsid w:val="00C30741"/>
    <w:rsid w:val="00C30D94"/>
    <w:rsid w:val="00C37F23"/>
    <w:rsid w:val="00C4168E"/>
    <w:rsid w:val="00C4378D"/>
    <w:rsid w:val="00C458DE"/>
    <w:rsid w:val="00C45B81"/>
    <w:rsid w:val="00C569A6"/>
    <w:rsid w:val="00C64087"/>
    <w:rsid w:val="00C70B59"/>
    <w:rsid w:val="00C71465"/>
    <w:rsid w:val="00C71887"/>
    <w:rsid w:val="00C7338F"/>
    <w:rsid w:val="00C771DC"/>
    <w:rsid w:val="00C80EB6"/>
    <w:rsid w:val="00C818E1"/>
    <w:rsid w:val="00C81C15"/>
    <w:rsid w:val="00C81EC1"/>
    <w:rsid w:val="00C83FAA"/>
    <w:rsid w:val="00C865A8"/>
    <w:rsid w:val="00C904A9"/>
    <w:rsid w:val="00C9151D"/>
    <w:rsid w:val="00C91BEB"/>
    <w:rsid w:val="00C91C3F"/>
    <w:rsid w:val="00C92C22"/>
    <w:rsid w:val="00C93C99"/>
    <w:rsid w:val="00C947D3"/>
    <w:rsid w:val="00C966DC"/>
    <w:rsid w:val="00C97ABE"/>
    <w:rsid w:val="00CA176D"/>
    <w:rsid w:val="00CA32A3"/>
    <w:rsid w:val="00CA794C"/>
    <w:rsid w:val="00CA7A11"/>
    <w:rsid w:val="00CB4143"/>
    <w:rsid w:val="00CB49B5"/>
    <w:rsid w:val="00CB6A47"/>
    <w:rsid w:val="00CC761C"/>
    <w:rsid w:val="00CD025C"/>
    <w:rsid w:val="00CD0CF5"/>
    <w:rsid w:val="00CD4B9D"/>
    <w:rsid w:val="00CD59DB"/>
    <w:rsid w:val="00CE0D57"/>
    <w:rsid w:val="00CE1251"/>
    <w:rsid w:val="00CE1FB5"/>
    <w:rsid w:val="00CE29C1"/>
    <w:rsid w:val="00CE45C6"/>
    <w:rsid w:val="00CE539F"/>
    <w:rsid w:val="00CE78F8"/>
    <w:rsid w:val="00CF2471"/>
    <w:rsid w:val="00CF24FE"/>
    <w:rsid w:val="00CF78FC"/>
    <w:rsid w:val="00D01247"/>
    <w:rsid w:val="00D020ED"/>
    <w:rsid w:val="00D0231C"/>
    <w:rsid w:val="00D02337"/>
    <w:rsid w:val="00D04E37"/>
    <w:rsid w:val="00D06340"/>
    <w:rsid w:val="00D06D74"/>
    <w:rsid w:val="00D072E8"/>
    <w:rsid w:val="00D1251C"/>
    <w:rsid w:val="00D12B8F"/>
    <w:rsid w:val="00D13866"/>
    <w:rsid w:val="00D13FF2"/>
    <w:rsid w:val="00D14A3D"/>
    <w:rsid w:val="00D17F5D"/>
    <w:rsid w:val="00D21CE7"/>
    <w:rsid w:val="00D22590"/>
    <w:rsid w:val="00D24FCB"/>
    <w:rsid w:val="00D2528C"/>
    <w:rsid w:val="00D2594F"/>
    <w:rsid w:val="00D264BB"/>
    <w:rsid w:val="00D269BA"/>
    <w:rsid w:val="00D27B96"/>
    <w:rsid w:val="00D31B22"/>
    <w:rsid w:val="00D3215A"/>
    <w:rsid w:val="00D3497A"/>
    <w:rsid w:val="00D36FE5"/>
    <w:rsid w:val="00D4081C"/>
    <w:rsid w:val="00D4246D"/>
    <w:rsid w:val="00D4286E"/>
    <w:rsid w:val="00D470EF"/>
    <w:rsid w:val="00D534A5"/>
    <w:rsid w:val="00D558CF"/>
    <w:rsid w:val="00D56C78"/>
    <w:rsid w:val="00D57888"/>
    <w:rsid w:val="00D62156"/>
    <w:rsid w:val="00D6273A"/>
    <w:rsid w:val="00D62DC4"/>
    <w:rsid w:val="00D6458D"/>
    <w:rsid w:val="00D64922"/>
    <w:rsid w:val="00D70687"/>
    <w:rsid w:val="00D74A1D"/>
    <w:rsid w:val="00D75CF9"/>
    <w:rsid w:val="00D80AAA"/>
    <w:rsid w:val="00D80C1D"/>
    <w:rsid w:val="00D817EC"/>
    <w:rsid w:val="00D84350"/>
    <w:rsid w:val="00D86284"/>
    <w:rsid w:val="00D8636F"/>
    <w:rsid w:val="00D87D36"/>
    <w:rsid w:val="00D93075"/>
    <w:rsid w:val="00D93C06"/>
    <w:rsid w:val="00D93E13"/>
    <w:rsid w:val="00D95983"/>
    <w:rsid w:val="00DA4227"/>
    <w:rsid w:val="00DA5484"/>
    <w:rsid w:val="00DB13BD"/>
    <w:rsid w:val="00DB2319"/>
    <w:rsid w:val="00DB3C58"/>
    <w:rsid w:val="00DB42BD"/>
    <w:rsid w:val="00DB64AF"/>
    <w:rsid w:val="00DB6824"/>
    <w:rsid w:val="00DB728E"/>
    <w:rsid w:val="00DB7571"/>
    <w:rsid w:val="00DC0292"/>
    <w:rsid w:val="00DC10E3"/>
    <w:rsid w:val="00DC17BF"/>
    <w:rsid w:val="00DC1CD4"/>
    <w:rsid w:val="00DC3F6E"/>
    <w:rsid w:val="00DC73AD"/>
    <w:rsid w:val="00DD04FE"/>
    <w:rsid w:val="00DD26A8"/>
    <w:rsid w:val="00DD2A48"/>
    <w:rsid w:val="00DD6AB3"/>
    <w:rsid w:val="00DE01BB"/>
    <w:rsid w:val="00DE20D4"/>
    <w:rsid w:val="00DE357F"/>
    <w:rsid w:val="00DE3CCB"/>
    <w:rsid w:val="00DE5328"/>
    <w:rsid w:val="00DE7127"/>
    <w:rsid w:val="00DE7C4D"/>
    <w:rsid w:val="00DF1DAD"/>
    <w:rsid w:val="00DF5B71"/>
    <w:rsid w:val="00DF6488"/>
    <w:rsid w:val="00DF7611"/>
    <w:rsid w:val="00E03249"/>
    <w:rsid w:val="00E03E21"/>
    <w:rsid w:val="00E042BA"/>
    <w:rsid w:val="00E124E4"/>
    <w:rsid w:val="00E21DED"/>
    <w:rsid w:val="00E25495"/>
    <w:rsid w:val="00E3552D"/>
    <w:rsid w:val="00E36E13"/>
    <w:rsid w:val="00E45AE8"/>
    <w:rsid w:val="00E505E3"/>
    <w:rsid w:val="00E526FF"/>
    <w:rsid w:val="00E540FC"/>
    <w:rsid w:val="00E5498D"/>
    <w:rsid w:val="00E64D29"/>
    <w:rsid w:val="00E70D70"/>
    <w:rsid w:val="00E70EFE"/>
    <w:rsid w:val="00E82E44"/>
    <w:rsid w:val="00E85066"/>
    <w:rsid w:val="00E87E12"/>
    <w:rsid w:val="00E91067"/>
    <w:rsid w:val="00E9593D"/>
    <w:rsid w:val="00EA0FE1"/>
    <w:rsid w:val="00EA36EF"/>
    <w:rsid w:val="00EA46C7"/>
    <w:rsid w:val="00EA7D4B"/>
    <w:rsid w:val="00EA7EBB"/>
    <w:rsid w:val="00EB1C2B"/>
    <w:rsid w:val="00EB4E10"/>
    <w:rsid w:val="00EB68D2"/>
    <w:rsid w:val="00EB6A1E"/>
    <w:rsid w:val="00EC3C08"/>
    <w:rsid w:val="00EC7315"/>
    <w:rsid w:val="00EC7E30"/>
    <w:rsid w:val="00EC7FAF"/>
    <w:rsid w:val="00ED41D6"/>
    <w:rsid w:val="00EE04C2"/>
    <w:rsid w:val="00EE08F5"/>
    <w:rsid w:val="00EE23B6"/>
    <w:rsid w:val="00EE2826"/>
    <w:rsid w:val="00EE3616"/>
    <w:rsid w:val="00EE3B6A"/>
    <w:rsid w:val="00EE789B"/>
    <w:rsid w:val="00EE78BD"/>
    <w:rsid w:val="00EF2CD8"/>
    <w:rsid w:val="00EF57EC"/>
    <w:rsid w:val="00EF6F47"/>
    <w:rsid w:val="00F0027F"/>
    <w:rsid w:val="00F01F2A"/>
    <w:rsid w:val="00F07536"/>
    <w:rsid w:val="00F130FD"/>
    <w:rsid w:val="00F1378B"/>
    <w:rsid w:val="00F14302"/>
    <w:rsid w:val="00F16C4F"/>
    <w:rsid w:val="00F20488"/>
    <w:rsid w:val="00F21CEE"/>
    <w:rsid w:val="00F22BA8"/>
    <w:rsid w:val="00F246EF"/>
    <w:rsid w:val="00F24821"/>
    <w:rsid w:val="00F26B8C"/>
    <w:rsid w:val="00F2781C"/>
    <w:rsid w:val="00F33F54"/>
    <w:rsid w:val="00F360D0"/>
    <w:rsid w:val="00F3695F"/>
    <w:rsid w:val="00F4181A"/>
    <w:rsid w:val="00F45BCD"/>
    <w:rsid w:val="00F45F86"/>
    <w:rsid w:val="00F50CA6"/>
    <w:rsid w:val="00F5145E"/>
    <w:rsid w:val="00F616B1"/>
    <w:rsid w:val="00F642B3"/>
    <w:rsid w:val="00F64906"/>
    <w:rsid w:val="00F64F80"/>
    <w:rsid w:val="00F65131"/>
    <w:rsid w:val="00F70549"/>
    <w:rsid w:val="00F705F9"/>
    <w:rsid w:val="00F7472D"/>
    <w:rsid w:val="00F75CD4"/>
    <w:rsid w:val="00F8102B"/>
    <w:rsid w:val="00F81181"/>
    <w:rsid w:val="00F811E7"/>
    <w:rsid w:val="00F832F2"/>
    <w:rsid w:val="00F84A83"/>
    <w:rsid w:val="00F85BA7"/>
    <w:rsid w:val="00F870B7"/>
    <w:rsid w:val="00F91E61"/>
    <w:rsid w:val="00F91F71"/>
    <w:rsid w:val="00F93706"/>
    <w:rsid w:val="00F971B2"/>
    <w:rsid w:val="00FA15B1"/>
    <w:rsid w:val="00FA4466"/>
    <w:rsid w:val="00FA6790"/>
    <w:rsid w:val="00FA7A57"/>
    <w:rsid w:val="00FB2A42"/>
    <w:rsid w:val="00FB2B10"/>
    <w:rsid w:val="00FB3B16"/>
    <w:rsid w:val="00FB4D0F"/>
    <w:rsid w:val="00FB518E"/>
    <w:rsid w:val="00FB78A8"/>
    <w:rsid w:val="00FB7ED3"/>
    <w:rsid w:val="00FC1F8A"/>
    <w:rsid w:val="00FC3486"/>
    <w:rsid w:val="00FC4440"/>
    <w:rsid w:val="00FC50F0"/>
    <w:rsid w:val="00FC5B9B"/>
    <w:rsid w:val="00FC6050"/>
    <w:rsid w:val="00FC68A1"/>
    <w:rsid w:val="00FD7C6A"/>
    <w:rsid w:val="00FE0ADE"/>
    <w:rsid w:val="00FE1AC0"/>
    <w:rsid w:val="00FE33A2"/>
    <w:rsid w:val="00FE5A18"/>
    <w:rsid w:val="00FE5EB8"/>
    <w:rsid w:val="00FE67F8"/>
    <w:rsid w:val="00FF13C8"/>
    <w:rsid w:val="00FF1863"/>
    <w:rsid w:val="00FF3704"/>
    <w:rsid w:val="00FF3750"/>
    <w:rsid w:val="00FF495E"/>
    <w:rsid w:val="00FF4D1E"/>
    <w:rsid w:val="00FF609E"/>
    <w:rsid w:val="01371A17"/>
    <w:rsid w:val="0176EA3D"/>
    <w:rsid w:val="0199B1A7"/>
    <w:rsid w:val="01D8997B"/>
    <w:rsid w:val="02249CF9"/>
    <w:rsid w:val="02280E56"/>
    <w:rsid w:val="02534B54"/>
    <w:rsid w:val="02587204"/>
    <w:rsid w:val="0283630B"/>
    <w:rsid w:val="02B5A18A"/>
    <w:rsid w:val="02BD58A1"/>
    <w:rsid w:val="02CA87FE"/>
    <w:rsid w:val="03358208"/>
    <w:rsid w:val="03DF74F8"/>
    <w:rsid w:val="03E8AD74"/>
    <w:rsid w:val="0412ADFF"/>
    <w:rsid w:val="04BA72C4"/>
    <w:rsid w:val="04E247D7"/>
    <w:rsid w:val="04F396DD"/>
    <w:rsid w:val="050E08C9"/>
    <w:rsid w:val="05AE529A"/>
    <w:rsid w:val="05B49DEE"/>
    <w:rsid w:val="05C6AA9E"/>
    <w:rsid w:val="06267D56"/>
    <w:rsid w:val="0643E556"/>
    <w:rsid w:val="067C1B04"/>
    <w:rsid w:val="06A49C98"/>
    <w:rsid w:val="06C3D6B7"/>
    <w:rsid w:val="06D49E91"/>
    <w:rsid w:val="06FB0206"/>
    <w:rsid w:val="071DF34F"/>
    <w:rsid w:val="07326FF8"/>
    <w:rsid w:val="0741E456"/>
    <w:rsid w:val="078D42DA"/>
    <w:rsid w:val="07BF04AA"/>
    <w:rsid w:val="07F0160B"/>
    <w:rsid w:val="08046D90"/>
    <w:rsid w:val="081A4945"/>
    <w:rsid w:val="0866F049"/>
    <w:rsid w:val="0896D267"/>
    <w:rsid w:val="08ABB2EE"/>
    <w:rsid w:val="08B784AD"/>
    <w:rsid w:val="08E3513A"/>
    <w:rsid w:val="08F988D9"/>
    <w:rsid w:val="090052F2"/>
    <w:rsid w:val="09400F91"/>
    <w:rsid w:val="096971E7"/>
    <w:rsid w:val="0985409C"/>
    <w:rsid w:val="09A94EA3"/>
    <w:rsid w:val="09F89E78"/>
    <w:rsid w:val="0A0C2C06"/>
    <w:rsid w:val="0A7D6701"/>
    <w:rsid w:val="0ACBE300"/>
    <w:rsid w:val="0AE677C9"/>
    <w:rsid w:val="0B0C1032"/>
    <w:rsid w:val="0B370527"/>
    <w:rsid w:val="0B8D5FD9"/>
    <w:rsid w:val="0B9CA048"/>
    <w:rsid w:val="0BDDA640"/>
    <w:rsid w:val="0BFA3D5C"/>
    <w:rsid w:val="0C1923E0"/>
    <w:rsid w:val="0CB3D8C1"/>
    <w:rsid w:val="0CD29B8E"/>
    <w:rsid w:val="0CEBFDE5"/>
    <w:rsid w:val="0CF35667"/>
    <w:rsid w:val="0D09FAF3"/>
    <w:rsid w:val="0D180F83"/>
    <w:rsid w:val="0D357CFB"/>
    <w:rsid w:val="0D6B69A1"/>
    <w:rsid w:val="0D6F953A"/>
    <w:rsid w:val="0DACF47E"/>
    <w:rsid w:val="0DBB91CE"/>
    <w:rsid w:val="0DC12B0A"/>
    <w:rsid w:val="0DD02741"/>
    <w:rsid w:val="0DD2E34D"/>
    <w:rsid w:val="0DD7D352"/>
    <w:rsid w:val="0DE35C01"/>
    <w:rsid w:val="0E04ED2B"/>
    <w:rsid w:val="0E18D8FB"/>
    <w:rsid w:val="0E642A5E"/>
    <w:rsid w:val="0E6862A7"/>
    <w:rsid w:val="0E86FA18"/>
    <w:rsid w:val="0E8F26C8"/>
    <w:rsid w:val="0EC1F74B"/>
    <w:rsid w:val="0ED169EF"/>
    <w:rsid w:val="0F1C0B78"/>
    <w:rsid w:val="0F228C1B"/>
    <w:rsid w:val="0F3FBE44"/>
    <w:rsid w:val="0F5F4627"/>
    <w:rsid w:val="0F73A3B3"/>
    <w:rsid w:val="0F73E137"/>
    <w:rsid w:val="0F7F2C62"/>
    <w:rsid w:val="0FE6E445"/>
    <w:rsid w:val="100897FD"/>
    <w:rsid w:val="1062B05A"/>
    <w:rsid w:val="107B8D10"/>
    <w:rsid w:val="109449F6"/>
    <w:rsid w:val="111FF4F1"/>
    <w:rsid w:val="112F8F54"/>
    <w:rsid w:val="1139DC0F"/>
    <w:rsid w:val="113E4C66"/>
    <w:rsid w:val="115B9852"/>
    <w:rsid w:val="119234D0"/>
    <w:rsid w:val="11A2B527"/>
    <w:rsid w:val="11ACDD11"/>
    <w:rsid w:val="11B661B7"/>
    <w:rsid w:val="11DFF216"/>
    <w:rsid w:val="11E0FB7A"/>
    <w:rsid w:val="1204C91A"/>
    <w:rsid w:val="12400462"/>
    <w:rsid w:val="124E9DA9"/>
    <w:rsid w:val="124F4C4D"/>
    <w:rsid w:val="1263C5F9"/>
    <w:rsid w:val="12A70306"/>
    <w:rsid w:val="12B49274"/>
    <w:rsid w:val="12CA03A6"/>
    <w:rsid w:val="12EC2EA6"/>
    <w:rsid w:val="12F8484A"/>
    <w:rsid w:val="13194CE3"/>
    <w:rsid w:val="13245615"/>
    <w:rsid w:val="13272581"/>
    <w:rsid w:val="1361DEC8"/>
    <w:rsid w:val="13DFD64E"/>
    <w:rsid w:val="13F18BA9"/>
    <w:rsid w:val="13FF965A"/>
    <w:rsid w:val="1408BE5B"/>
    <w:rsid w:val="141C5E41"/>
    <w:rsid w:val="1447BB5F"/>
    <w:rsid w:val="144894E3"/>
    <w:rsid w:val="146ED42B"/>
    <w:rsid w:val="148A6E49"/>
    <w:rsid w:val="148D8BD2"/>
    <w:rsid w:val="14ACCB17"/>
    <w:rsid w:val="14C2F5E2"/>
    <w:rsid w:val="14DADEEE"/>
    <w:rsid w:val="151CC78D"/>
    <w:rsid w:val="1557C3B5"/>
    <w:rsid w:val="158A00B2"/>
    <w:rsid w:val="15B62802"/>
    <w:rsid w:val="15B825BD"/>
    <w:rsid w:val="16005028"/>
    <w:rsid w:val="16148AEF"/>
    <w:rsid w:val="163C6948"/>
    <w:rsid w:val="16499FD4"/>
    <w:rsid w:val="168CA117"/>
    <w:rsid w:val="169695DF"/>
    <w:rsid w:val="16D1D168"/>
    <w:rsid w:val="16D2FD94"/>
    <w:rsid w:val="16DB0007"/>
    <w:rsid w:val="17309F6D"/>
    <w:rsid w:val="17375C15"/>
    <w:rsid w:val="176CD964"/>
    <w:rsid w:val="178A0439"/>
    <w:rsid w:val="1791D8E1"/>
    <w:rsid w:val="17E9EC80"/>
    <w:rsid w:val="18034C7D"/>
    <w:rsid w:val="180FA2F3"/>
    <w:rsid w:val="1815CA54"/>
    <w:rsid w:val="1859320C"/>
    <w:rsid w:val="185D3965"/>
    <w:rsid w:val="185E5D0B"/>
    <w:rsid w:val="1866C128"/>
    <w:rsid w:val="187E5740"/>
    <w:rsid w:val="188F6477"/>
    <w:rsid w:val="19306692"/>
    <w:rsid w:val="1958ECC6"/>
    <w:rsid w:val="199E9E32"/>
    <w:rsid w:val="19CBFC9A"/>
    <w:rsid w:val="19FA290C"/>
    <w:rsid w:val="1A0A9F46"/>
    <w:rsid w:val="1A2203DF"/>
    <w:rsid w:val="1A715B97"/>
    <w:rsid w:val="1A8DD8D5"/>
    <w:rsid w:val="1A92939A"/>
    <w:rsid w:val="1AE8E382"/>
    <w:rsid w:val="1B0667AF"/>
    <w:rsid w:val="1B190F09"/>
    <w:rsid w:val="1B2DB53A"/>
    <w:rsid w:val="1B7FB42D"/>
    <w:rsid w:val="1BA15894"/>
    <w:rsid w:val="1BD8E4EA"/>
    <w:rsid w:val="1BFF5E48"/>
    <w:rsid w:val="1C6B93FC"/>
    <w:rsid w:val="1C6C4BEA"/>
    <w:rsid w:val="1D6284C4"/>
    <w:rsid w:val="1D7DF8E9"/>
    <w:rsid w:val="1DACF86C"/>
    <w:rsid w:val="1DE46D15"/>
    <w:rsid w:val="1DEE3891"/>
    <w:rsid w:val="1DFD3D24"/>
    <w:rsid w:val="1E3371F9"/>
    <w:rsid w:val="1E46D7DF"/>
    <w:rsid w:val="1E489A8B"/>
    <w:rsid w:val="1E54C732"/>
    <w:rsid w:val="1ECD578C"/>
    <w:rsid w:val="1F55AD95"/>
    <w:rsid w:val="1F6DF497"/>
    <w:rsid w:val="1FCE6300"/>
    <w:rsid w:val="1FD260EA"/>
    <w:rsid w:val="1FFB6982"/>
    <w:rsid w:val="20050CAE"/>
    <w:rsid w:val="2035C0E4"/>
    <w:rsid w:val="204FD2F4"/>
    <w:rsid w:val="2064CB69"/>
    <w:rsid w:val="20821412"/>
    <w:rsid w:val="20949712"/>
    <w:rsid w:val="209CFF10"/>
    <w:rsid w:val="20C4F105"/>
    <w:rsid w:val="20F40838"/>
    <w:rsid w:val="210FDC41"/>
    <w:rsid w:val="21811D8F"/>
    <w:rsid w:val="2188508D"/>
    <w:rsid w:val="21A0DD0F"/>
    <w:rsid w:val="21B2F27C"/>
    <w:rsid w:val="21C70659"/>
    <w:rsid w:val="21F9664D"/>
    <w:rsid w:val="2205A454"/>
    <w:rsid w:val="220B1A07"/>
    <w:rsid w:val="221CC66F"/>
    <w:rsid w:val="22229593"/>
    <w:rsid w:val="2232C7C5"/>
    <w:rsid w:val="2277EE18"/>
    <w:rsid w:val="228D4E57"/>
    <w:rsid w:val="22B1EFF8"/>
    <w:rsid w:val="22F6048A"/>
    <w:rsid w:val="23166D30"/>
    <w:rsid w:val="2329B236"/>
    <w:rsid w:val="23435394"/>
    <w:rsid w:val="234FBEA0"/>
    <w:rsid w:val="2351AF11"/>
    <w:rsid w:val="2360285C"/>
    <w:rsid w:val="237D5445"/>
    <w:rsid w:val="2394710C"/>
    <w:rsid w:val="23CE08D4"/>
    <w:rsid w:val="242149FE"/>
    <w:rsid w:val="24529BC9"/>
    <w:rsid w:val="2476B276"/>
    <w:rsid w:val="24B79E2E"/>
    <w:rsid w:val="24D87DD1"/>
    <w:rsid w:val="24E6124D"/>
    <w:rsid w:val="24F40B37"/>
    <w:rsid w:val="25302725"/>
    <w:rsid w:val="253262D7"/>
    <w:rsid w:val="25338C09"/>
    <w:rsid w:val="25ABC6BC"/>
    <w:rsid w:val="25C4EF19"/>
    <w:rsid w:val="260057E8"/>
    <w:rsid w:val="261CB4E8"/>
    <w:rsid w:val="2625FA9E"/>
    <w:rsid w:val="265D9552"/>
    <w:rsid w:val="26AA73FB"/>
    <w:rsid w:val="26CC39E2"/>
    <w:rsid w:val="26DF91A5"/>
    <w:rsid w:val="26FD29CE"/>
    <w:rsid w:val="27079C87"/>
    <w:rsid w:val="270A4B22"/>
    <w:rsid w:val="270DA307"/>
    <w:rsid w:val="272B7900"/>
    <w:rsid w:val="273452B4"/>
    <w:rsid w:val="2738B34F"/>
    <w:rsid w:val="27756860"/>
    <w:rsid w:val="27BA18CF"/>
    <w:rsid w:val="28080BD4"/>
    <w:rsid w:val="280DBED4"/>
    <w:rsid w:val="2863455F"/>
    <w:rsid w:val="28A31B8D"/>
    <w:rsid w:val="28CAD4CF"/>
    <w:rsid w:val="28E21490"/>
    <w:rsid w:val="28E3677E"/>
    <w:rsid w:val="290B1160"/>
    <w:rsid w:val="291860F2"/>
    <w:rsid w:val="2922E8E5"/>
    <w:rsid w:val="296847B8"/>
    <w:rsid w:val="29AA683D"/>
    <w:rsid w:val="29C15682"/>
    <w:rsid w:val="2A0C8391"/>
    <w:rsid w:val="2A24CEAA"/>
    <w:rsid w:val="2A330DF2"/>
    <w:rsid w:val="2A6B20EE"/>
    <w:rsid w:val="2A753308"/>
    <w:rsid w:val="2A7C86B8"/>
    <w:rsid w:val="2A809F20"/>
    <w:rsid w:val="2A8C4C01"/>
    <w:rsid w:val="2A98DDAF"/>
    <w:rsid w:val="2AAB1407"/>
    <w:rsid w:val="2AC297CF"/>
    <w:rsid w:val="2B6531CB"/>
    <w:rsid w:val="2B916F48"/>
    <w:rsid w:val="2C0720FE"/>
    <w:rsid w:val="2C245FC1"/>
    <w:rsid w:val="2C77908D"/>
    <w:rsid w:val="2C8D69C1"/>
    <w:rsid w:val="2C8E4411"/>
    <w:rsid w:val="2CC53CFC"/>
    <w:rsid w:val="2CE5274F"/>
    <w:rsid w:val="2CEA9CF5"/>
    <w:rsid w:val="2CEADE8F"/>
    <w:rsid w:val="2D04D1DC"/>
    <w:rsid w:val="2D0D7B3A"/>
    <w:rsid w:val="2D1780FB"/>
    <w:rsid w:val="2D8039F4"/>
    <w:rsid w:val="2D9AE21D"/>
    <w:rsid w:val="2DCE5306"/>
    <w:rsid w:val="2E1349F5"/>
    <w:rsid w:val="2E610D5D"/>
    <w:rsid w:val="2E6725AE"/>
    <w:rsid w:val="2E77BDD5"/>
    <w:rsid w:val="2E816D38"/>
    <w:rsid w:val="2E874D9D"/>
    <w:rsid w:val="2E8D1BB6"/>
    <w:rsid w:val="2EA31D28"/>
    <w:rsid w:val="2ED5B2BD"/>
    <w:rsid w:val="2EDF1139"/>
    <w:rsid w:val="2EFD74AD"/>
    <w:rsid w:val="2F52A902"/>
    <w:rsid w:val="2FCBFBBB"/>
    <w:rsid w:val="303CEE23"/>
    <w:rsid w:val="307330CA"/>
    <w:rsid w:val="3076854C"/>
    <w:rsid w:val="307F9D52"/>
    <w:rsid w:val="30920754"/>
    <w:rsid w:val="3099450E"/>
    <w:rsid w:val="309B5F0A"/>
    <w:rsid w:val="30BB5528"/>
    <w:rsid w:val="30C0F475"/>
    <w:rsid w:val="30F5B501"/>
    <w:rsid w:val="311DD6D8"/>
    <w:rsid w:val="315ADB55"/>
    <w:rsid w:val="318DA79F"/>
    <w:rsid w:val="318F9089"/>
    <w:rsid w:val="31A92030"/>
    <w:rsid w:val="31C3B876"/>
    <w:rsid w:val="31D48730"/>
    <w:rsid w:val="321DAEC0"/>
    <w:rsid w:val="322E9C68"/>
    <w:rsid w:val="3235156F"/>
    <w:rsid w:val="325F12AA"/>
    <w:rsid w:val="32804002"/>
    <w:rsid w:val="3290BA5D"/>
    <w:rsid w:val="32AB25FB"/>
    <w:rsid w:val="32BEB57B"/>
    <w:rsid w:val="3304E217"/>
    <w:rsid w:val="330602F0"/>
    <w:rsid w:val="3311AFB9"/>
    <w:rsid w:val="331B5623"/>
    <w:rsid w:val="3338D336"/>
    <w:rsid w:val="335ABEC0"/>
    <w:rsid w:val="33764C26"/>
    <w:rsid w:val="34530EE5"/>
    <w:rsid w:val="34658E53"/>
    <w:rsid w:val="346E7F63"/>
    <w:rsid w:val="34808784"/>
    <w:rsid w:val="349E0C5B"/>
    <w:rsid w:val="34C715BB"/>
    <w:rsid w:val="34F88922"/>
    <w:rsid w:val="352A2548"/>
    <w:rsid w:val="35372399"/>
    <w:rsid w:val="354602DE"/>
    <w:rsid w:val="3565CDEB"/>
    <w:rsid w:val="3570EFDC"/>
    <w:rsid w:val="358B4BD9"/>
    <w:rsid w:val="359EEB94"/>
    <w:rsid w:val="35D21653"/>
    <w:rsid w:val="36054A76"/>
    <w:rsid w:val="3610E005"/>
    <w:rsid w:val="36456396"/>
    <w:rsid w:val="364654EC"/>
    <w:rsid w:val="365801F2"/>
    <w:rsid w:val="365BFDB6"/>
    <w:rsid w:val="367F0ECC"/>
    <w:rsid w:val="3693D1E4"/>
    <w:rsid w:val="36AEC7DE"/>
    <w:rsid w:val="36B89CAD"/>
    <w:rsid w:val="36E7E94F"/>
    <w:rsid w:val="36F4867F"/>
    <w:rsid w:val="3711C3CB"/>
    <w:rsid w:val="37582618"/>
    <w:rsid w:val="3762EFAB"/>
    <w:rsid w:val="376565DB"/>
    <w:rsid w:val="3775A4DD"/>
    <w:rsid w:val="37AF088F"/>
    <w:rsid w:val="37AFA2EE"/>
    <w:rsid w:val="37C0EA32"/>
    <w:rsid w:val="37CD1999"/>
    <w:rsid w:val="37E14DE3"/>
    <w:rsid w:val="37E4E2D6"/>
    <w:rsid w:val="380084EB"/>
    <w:rsid w:val="38174F68"/>
    <w:rsid w:val="385E3972"/>
    <w:rsid w:val="3878B2A1"/>
    <w:rsid w:val="388022FF"/>
    <w:rsid w:val="3887226F"/>
    <w:rsid w:val="38D85652"/>
    <w:rsid w:val="3935237C"/>
    <w:rsid w:val="393D803C"/>
    <w:rsid w:val="3964680D"/>
    <w:rsid w:val="39970371"/>
    <w:rsid w:val="39A2AE40"/>
    <w:rsid w:val="39BA299B"/>
    <w:rsid w:val="39CF89B3"/>
    <w:rsid w:val="3A38B4A2"/>
    <w:rsid w:val="3A38D241"/>
    <w:rsid w:val="3A62EBC6"/>
    <w:rsid w:val="3A864605"/>
    <w:rsid w:val="3A933644"/>
    <w:rsid w:val="3A9C7279"/>
    <w:rsid w:val="3ABA29E5"/>
    <w:rsid w:val="3B08C5EB"/>
    <w:rsid w:val="3BA00189"/>
    <w:rsid w:val="3C06A585"/>
    <w:rsid w:val="3C09AE6D"/>
    <w:rsid w:val="3C1B7BF3"/>
    <w:rsid w:val="3C4D8FA5"/>
    <w:rsid w:val="3C602D5D"/>
    <w:rsid w:val="3C663702"/>
    <w:rsid w:val="3C693235"/>
    <w:rsid w:val="3CD2FB90"/>
    <w:rsid w:val="3D31955A"/>
    <w:rsid w:val="3D687F1D"/>
    <w:rsid w:val="3D7FB59C"/>
    <w:rsid w:val="3D837B2A"/>
    <w:rsid w:val="3D913A62"/>
    <w:rsid w:val="3DA72BE4"/>
    <w:rsid w:val="3DB8F10D"/>
    <w:rsid w:val="3DBEB353"/>
    <w:rsid w:val="3DC4E687"/>
    <w:rsid w:val="3DDBF3C8"/>
    <w:rsid w:val="3DDD6CBE"/>
    <w:rsid w:val="3DDEF617"/>
    <w:rsid w:val="3DF563F9"/>
    <w:rsid w:val="3E10F15F"/>
    <w:rsid w:val="3E16444F"/>
    <w:rsid w:val="3E165DCB"/>
    <w:rsid w:val="3E34FB57"/>
    <w:rsid w:val="3E9D1FD3"/>
    <w:rsid w:val="3EB1863D"/>
    <w:rsid w:val="3F1BB77C"/>
    <w:rsid w:val="3F2B445B"/>
    <w:rsid w:val="3F8EEDF2"/>
    <w:rsid w:val="3FAEBC19"/>
    <w:rsid w:val="3FAF47BF"/>
    <w:rsid w:val="3FBFABD2"/>
    <w:rsid w:val="3FFBED60"/>
    <w:rsid w:val="3FFDB662"/>
    <w:rsid w:val="4002A141"/>
    <w:rsid w:val="40170FAD"/>
    <w:rsid w:val="4023BE98"/>
    <w:rsid w:val="405C7111"/>
    <w:rsid w:val="40910C51"/>
    <w:rsid w:val="40B79017"/>
    <w:rsid w:val="40F23FC5"/>
    <w:rsid w:val="4108E003"/>
    <w:rsid w:val="410C8AB3"/>
    <w:rsid w:val="4140CE16"/>
    <w:rsid w:val="417331C3"/>
    <w:rsid w:val="418AABE3"/>
    <w:rsid w:val="419791AE"/>
    <w:rsid w:val="41A4EC65"/>
    <w:rsid w:val="41B367A1"/>
    <w:rsid w:val="423FF03D"/>
    <w:rsid w:val="425326BF"/>
    <w:rsid w:val="42694571"/>
    <w:rsid w:val="42724A51"/>
    <w:rsid w:val="42A294DC"/>
    <w:rsid w:val="42AC3652"/>
    <w:rsid w:val="43446977"/>
    <w:rsid w:val="438534C9"/>
    <w:rsid w:val="43CAC790"/>
    <w:rsid w:val="43DD3603"/>
    <w:rsid w:val="43E02B23"/>
    <w:rsid w:val="44227B75"/>
    <w:rsid w:val="44709AF7"/>
    <w:rsid w:val="4480A69B"/>
    <w:rsid w:val="44FFA7FE"/>
    <w:rsid w:val="451723D5"/>
    <w:rsid w:val="452430B8"/>
    <w:rsid w:val="45369E6F"/>
    <w:rsid w:val="454AD546"/>
    <w:rsid w:val="455ACD79"/>
    <w:rsid w:val="456560F6"/>
    <w:rsid w:val="4581EE0C"/>
    <w:rsid w:val="45989FAD"/>
    <w:rsid w:val="45AB8EE0"/>
    <w:rsid w:val="4606F885"/>
    <w:rsid w:val="460DA940"/>
    <w:rsid w:val="463B3E3A"/>
    <w:rsid w:val="464BFC37"/>
    <w:rsid w:val="4663001A"/>
    <w:rsid w:val="467DA7B4"/>
    <w:rsid w:val="4697971E"/>
    <w:rsid w:val="469B6A01"/>
    <w:rsid w:val="469E9FFD"/>
    <w:rsid w:val="46CA77F8"/>
    <w:rsid w:val="46E274F8"/>
    <w:rsid w:val="46E5C336"/>
    <w:rsid w:val="471EF44B"/>
    <w:rsid w:val="474A0334"/>
    <w:rsid w:val="476E7CB3"/>
    <w:rsid w:val="477605FF"/>
    <w:rsid w:val="47AEE600"/>
    <w:rsid w:val="47B856F4"/>
    <w:rsid w:val="47C8C87D"/>
    <w:rsid w:val="47DA5864"/>
    <w:rsid w:val="47E27347"/>
    <w:rsid w:val="47E78024"/>
    <w:rsid w:val="47ED891B"/>
    <w:rsid w:val="485399AE"/>
    <w:rsid w:val="48573950"/>
    <w:rsid w:val="48EDC964"/>
    <w:rsid w:val="48F8AE03"/>
    <w:rsid w:val="491DC1C8"/>
    <w:rsid w:val="494A1FCF"/>
    <w:rsid w:val="4955AD9E"/>
    <w:rsid w:val="496B150C"/>
    <w:rsid w:val="4994588B"/>
    <w:rsid w:val="49A1177D"/>
    <w:rsid w:val="49BB2DE7"/>
    <w:rsid w:val="49E528D9"/>
    <w:rsid w:val="4A04DFB7"/>
    <w:rsid w:val="4A3FCA90"/>
    <w:rsid w:val="4A400D8C"/>
    <w:rsid w:val="4A431587"/>
    <w:rsid w:val="4A56E6E9"/>
    <w:rsid w:val="4A5E8C38"/>
    <w:rsid w:val="4A6FD6B4"/>
    <w:rsid w:val="4A9D1652"/>
    <w:rsid w:val="4AA23222"/>
    <w:rsid w:val="4ABABEA4"/>
    <w:rsid w:val="4AFECE0F"/>
    <w:rsid w:val="4B0A9135"/>
    <w:rsid w:val="4B23B372"/>
    <w:rsid w:val="4B4F7B5C"/>
    <w:rsid w:val="4B8B669B"/>
    <w:rsid w:val="4BC58E37"/>
    <w:rsid w:val="4BC979F9"/>
    <w:rsid w:val="4C8F548B"/>
    <w:rsid w:val="4CD1BBC4"/>
    <w:rsid w:val="4CDE7A11"/>
    <w:rsid w:val="4CEB4BBD"/>
    <w:rsid w:val="4D0567A6"/>
    <w:rsid w:val="4D12E528"/>
    <w:rsid w:val="4D27BAB9"/>
    <w:rsid w:val="4D60095D"/>
    <w:rsid w:val="4D76F0ED"/>
    <w:rsid w:val="4D79F215"/>
    <w:rsid w:val="4DD1BBC2"/>
    <w:rsid w:val="4DDBBF87"/>
    <w:rsid w:val="4E38BDA2"/>
    <w:rsid w:val="4E51857F"/>
    <w:rsid w:val="4E656FBE"/>
    <w:rsid w:val="4E9CF88A"/>
    <w:rsid w:val="4EA6BF93"/>
    <w:rsid w:val="4ED18C2E"/>
    <w:rsid w:val="4EE3854F"/>
    <w:rsid w:val="4EE6C731"/>
    <w:rsid w:val="4EF51D1E"/>
    <w:rsid w:val="4F13406B"/>
    <w:rsid w:val="4F6A4235"/>
    <w:rsid w:val="4F70B79D"/>
    <w:rsid w:val="4FA11B08"/>
    <w:rsid w:val="4FAB12E5"/>
    <w:rsid w:val="4FCDF9E0"/>
    <w:rsid w:val="4FDEA1D5"/>
    <w:rsid w:val="4FF84BC9"/>
    <w:rsid w:val="5000AC2D"/>
    <w:rsid w:val="502E5412"/>
    <w:rsid w:val="5041A51F"/>
    <w:rsid w:val="506614B6"/>
    <w:rsid w:val="507B1BB2"/>
    <w:rsid w:val="50BEC0B4"/>
    <w:rsid w:val="50CDE6B2"/>
    <w:rsid w:val="50ED5AB7"/>
    <w:rsid w:val="511173A6"/>
    <w:rsid w:val="512ED3BA"/>
    <w:rsid w:val="5180EDD9"/>
    <w:rsid w:val="51846588"/>
    <w:rsid w:val="5194DE3C"/>
    <w:rsid w:val="51BFAFA0"/>
    <w:rsid w:val="51C09238"/>
    <w:rsid w:val="51C4C275"/>
    <w:rsid w:val="51EE511C"/>
    <w:rsid w:val="51FD4913"/>
    <w:rsid w:val="5203C6DF"/>
    <w:rsid w:val="523F6DBA"/>
    <w:rsid w:val="526C3671"/>
    <w:rsid w:val="52BE6D85"/>
    <w:rsid w:val="52DEF725"/>
    <w:rsid w:val="52F632A2"/>
    <w:rsid w:val="534F338C"/>
    <w:rsid w:val="5358B362"/>
    <w:rsid w:val="537F1D31"/>
    <w:rsid w:val="538A35A6"/>
    <w:rsid w:val="53E97472"/>
    <w:rsid w:val="53EA9E4D"/>
    <w:rsid w:val="540C2274"/>
    <w:rsid w:val="5424553B"/>
    <w:rsid w:val="5450BF0C"/>
    <w:rsid w:val="5461A0EA"/>
    <w:rsid w:val="54695E14"/>
    <w:rsid w:val="549C7C22"/>
    <w:rsid w:val="54D1A352"/>
    <w:rsid w:val="54DDAF58"/>
    <w:rsid w:val="54EED8E4"/>
    <w:rsid w:val="54FE4B28"/>
    <w:rsid w:val="5511FA2C"/>
    <w:rsid w:val="5526AC90"/>
    <w:rsid w:val="556D105F"/>
    <w:rsid w:val="5573CEF5"/>
    <w:rsid w:val="5580E0E1"/>
    <w:rsid w:val="55B88BC5"/>
    <w:rsid w:val="55CAE262"/>
    <w:rsid w:val="5607C3DA"/>
    <w:rsid w:val="5635FFA0"/>
    <w:rsid w:val="56438031"/>
    <w:rsid w:val="564557A4"/>
    <w:rsid w:val="56B12924"/>
    <w:rsid w:val="56C1D668"/>
    <w:rsid w:val="56D35419"/>
    <w:rsid w:val="5704AB2F"/>
    <w:rsid w:val="570BA659"/>
    <w:rsid w:val="573DFE70"/>
    <w:rsid w:val="576E86B1"/>
    <w:rsid w:val="577DB2D3"/>
    <w:rsid w:val="5798BA5E"/>
    <w:rsid w:val="57CED41A"/>
    <w:rsid w:val="57FAAE96"/>
    <w:rsid w:val="5806ECDF"/>
    <w:rsid w:val="5846E391"/>
    <w:rsid w:val="58AF0AE1"/>
    <w:rsid w:val="58BF1FCC"/>
    <w:rsid w:val="58C0DD99"/>
    <w:rsid w:val="58C33171"/>
    <w:rsid w:val="5961AA3B"/>
    <w:rsid w:val="5961F4F0"/>
    <w:rsid w:val="59A51D92"/>
    <w:rsid w:val="59BB8F4F"/>
    <w:rsid w:val="59D1BC4B"/>
    <w:rsid w:val="5A0E6C8F"/>
    <w:rsid w:val="5A1FD55D"/>
    <w:rsid w:val="5A9AF986"/>
    <w:rsid w:val="5AB698FC"/>
    <w:rsid w:val="5AB6E459"/>
    <w:rsid w:val="5ACEF6AA"/>
    <w:rsid w:val="5AE80B3F"/>
    <w:rsid w:val="5B13005F"/>
    <w:rsid w:val="5B66D316"/>
    <w:rsid w:val="5B701B19"/>
    <w:rsid w:val="5BACD72A"/>
    <w:rsid w:val="5BC1F2BA"/>
    <w:rsid w:val="5BC525E0"/>
    <w:rsid w:val="5BCE3CFB"/>
    <w:rsid w:val="5BD80986"/>
    <w:rsid w:val="5C86082E"/>
    <w:rsid w:val="5C9D3308"/>
    <w:rsid w:val="5CCBB5C8"/>
    <w:rsid w:val="5CF38EAF"/>
    <w:rsid w:val="5D095D0D"/>
    <w:rsid w:val="5D18D6D7"/>
    <w:rsid w:val="5D59B7FA"/>
    <w:rsid w:val="5D8AA464"/>
    <w:rsid w:val="5DA4ACC4"/>
    <w:rsid w:val="5DBF054E"/>
    <w:rsid w:val="5DC2E88D"/>
    <w:rsid w:val="5DDD5A52"/>
    <w:rsid w:val="5E4AFD9A"/>
    <w:rsid w:val="5E5A38E7"/>
    <w:rsid w:val="5E78CB6C"/>
    <w:rsid w:val="5E7CA3D2"/>
    <w:rsid w:val="5E8184E0"/>
    <w:rsid w:val="5E971FCE"/>
    <w:rsid w:val="5EB9A996"/>
    <w:rsid w:val="5EE309DA"/>
    <w:rsid w:val="5F05492C"/>
    <w:rsid w:val="5F37A5F7"/>
    <w:rsid w:val="5F461E47"/>
    <w:rsid w:val="5F5EFE1D"/>
    <w:rsid w:val="5FA81076"/>
    <w:rsid w:val="5FAB7096"/>
    <w:rsid w:val="5FC0FC5D"/>
    <w:rsid w:val="5FD85E52"/>
    <w:rsid w:val="5FFFA874"/>
    <w:rsid w:val="6042CBDA"/>
    <w:rsid w:val="604E3EDF"/>
    <w:rsid w:val="6067C168"/>
    <w:rsid w:val="60694A24"/>
    <w:rsid w:val="60720E42"/>
    <w:rsid w:val="60796A98"/>
    <w:rsid w:val="60BC1463"/>
    <w:rsid w:val="61383ACF"/>
    <w:rsid w:val="61390941"/>
    <w:rsid w:val="6156AFBF"/>
    <w:rsid w:val="616A0524"/>
    <w:rsid w:val="6189B31A"/>
    <w:rsid w:val="61922612"/>
    <w:rsid w:val="61C5C6AD"/>
    <w:rsid w:val="61DED215"/>
    <w:rsid w:val="6241CFEA"/>
    <w:rsid w:val="62749496"/>
    <w:rsid w:val="62917ED7"/>
    <w:rsid w:val="62A4793C"/>
    <w:rsid w:val="62A905D1"/>
    <w:rsid w:val="62BAE2D3"/>
    <w:rsid w:val="62E0E028"/>
    <w:rsid w:val="62E646E2"/>
    <w:rsid w:val="631EB0B0"/>
    <w:rsid w:val="632DAA0A"/>
    <w:rsid w:val="63309E99"/>
    <w:rsid w:val="636D5668"/>
    <w:rsid w:val="637075C0"/>
    <w:rsid w:val="638225B7"/>
    <w:rsid w:val="638F5105"/>
    <w:rsid w:val="63904EA9"/>
    <w:rsid w:val="63A8CA45"/>
    <w:rsid w:val="63CBDD47"/>
    <w:rsid w:val="63EB53BD"/>
    <w:rsid w:val="642448D1"/>
    <w:rsid w:val="6430BEEA"/>
    <w:rsid w:val="64372C07"/>
    <w:rsid w:val="64397A09"/>
    <w:rsid w:val="646FDB91"/>
    <w:rsid w:val="649B0F43"/>
    <w:rsid w:val="64F13F48"/>
    <w:rsid w:val="64F41A07"/>
    <w:rsid w:val="6503A90F"/>
    <w:rsid w:val="65118AE2"/>
    <w:rsid w:val="65146EF2"/>
    <w:rsid w:val="651BC956"/>
    <w:rsid w:val="654DE896"/>
    <w:rsid w:val="65934565"/>
    <w:rsid w:val="65C9D708"/>
    <w:rsid w:val="65DC695C"/>
    <w:rsid w:val="65FDC9F5"/>
    <w:rsid w:val="662436B3"/>
    <w:rsid w:val="66271230"/>
    <w:rsid w:val="66382AC8"/>
    <w:rsid w:val="6661AFA3"/>
    <w:rsid w:val="666CD3DB"/>
    <w:rsid w:val="668EBC79"/>
    <w:rsid w:val="671426C3"/>
    <w:rsid w:val="6717DBC3"/>
    <w:rsid w:val="67181E76"/>
    <w:rsid w:val="67304D72"/>
    <w:rsid w:val="673561F6"/>
    <w:rsid w:val="6786C8AD"/>
    <w:rsid w:val="678E53F6"/>
    <w:rsid w:val="679651C5"/>
    <w:rsid w:val="67B37D5D"/>
    <w:rsid w:val="67CC9685"/>
    <w:rsid w:val="67FCDEA7"/>
    <w:rsid w:val="683EEBCB"/>
    <w:rsid w:val="68557D1B"/>
    <w:rsid w:val="6863BFCC"/>
    <w:rsid w:val="686E54D9"/>
    <w:rsid w:val="687646BF"/>
    <w:rsid w:val="68B897A6"/>
    <w:rsid w:val="68C335CC"/>
    <w:rsid w:val="68C51DD4"/>
    <w:rsid w:val="68E3EF8D"/>
    <w:rsid w:val="6906415D"/>
    <w:rsid w:val="69553313"/>
    <w:rsid w:val="69C20BD9"/>
    <w:rsid w:val="69E76EFD"/>
    <w:rsid w:val="69F14D7C"/>
    <w:rsid w:val="6A25D06D"/>
    <w:rsid w:val="6A68E44E"/>
    <w:rsid w:val="6A8525D2"/>
    <w:rsid w:val="6ADF1D15"/>
    <w:rsid w:val="6AFFEA53"/>
    <w:rsid w:val="6B3AC2D6"/>
    <w:rsid w:val="6B712F98"/>
    <w:rsid w:val="6B8034EE"/>
    <w:rsid w:val="6B8D1DDD"/>
    <w:rsid w:val="6B8FEBEF"/>
    <w:rsid w:val="6B9B6E7F"/>
    <w:rsid w:val="6BA9144C"/>
    <w:rsid w:val="6BC49B38"/>
    <w:rsid w:val="6BD4B1FE"/>
    <w:rsid w:val="6BD72CD8"/>
    <w:rsid w:val="6BEFDE65"/>
    <w:rsid w:val="6C210AE2"/>
    <w:rsid w:val="6CBD2B13"/>
    <w:rsid w:val="6CE29C1D"/>
    <w:rsid w:val="6CEE68E4"/>
    <w:rsid w:val="6CEE68E4"/>
    <w:rsid w:val="6D139DA2"/>
    <w:rsid w:val="6D419C76"/>
    <w:rsid w:val="6D4327BD"/>
    <w:rsid w:val="6D44E4AD"/>
    <w:rsid w:val="6D85FCE8"/>
    <w:rsid w:val="6DA8F025"/>
    <w:rsid w:val="6DB3A134"/>
    <w:rsid w:val="6E22BEE1"/>
    <w:rsid w:val="6E31A827"/>
    <w:rsid w:val="6E41997F"/>
    <w:rsid w:val="6E7DA6C9"/>
    <w:rsid w:val="6ED1D140"/>
    <w:rsid w:val="6EE0B50E"/>
    <w:rsid w:val="6EE633F8"/>
    <w:rsid w:val="6EF94190"/>
    <w:rsid w:val="6F53B9AE"/>
    <w:rsid w:val="6F54AF56"/>
    <w:rsid w:val="6F749EAC"/>
    <w:rsid w:val="6F77DC8B"/>
    <w:rsid w:val="6F8281F8"/>
    <w:rsid w:val="6F86FC76"/>
    <w:rsid w:val="6FB1C476"/>
    <w:rsid w:val="6FCDF77F"/>
    <w:rsid w:val="6FD7E975"/>
    <w:rsid w:val="6FF2A109"/>
    <w:rsid w:val="7019CEDB"/>
    <w:rsid w:val="7032AF1E"/>
    <w:rsid w:val="70796C61"/>
    <w:rsid w:val="707A3107"/>
    <w:rsid w:val="707E4E1A"/>
    <w:rsid w:val="70A6512B"/>
    <w:rsid w:val="70ADD03F"/>
    <w:rsid w:val="70B4CC2F"/>
    <w:rsid w:val="70D6178F"/>
    <w:rsid w:val="70D975CB"/>
    <w:rsid w:val="712FA16D"/>
    <w:rsid w:val="71379829"/>
    <w:rsid w:val="713D6F03"/>
    <w:rsid w:val="7149C5E6"/>
    <w:rsid w:val="717E110D"/>
    <w:rsid w:val="71822EC1"/>
    <w:rsid w:val="71A74379"/>
    <w:rsid w:val="71C7C1CD"/>
    <w:rsid w:val="71C94A54"/>
    <w:rsid w:val="71D6C00C"/>
    <w:rsid w:val="72346616"/>
    <w:rsid w:val="724EBA0E"/>
    <w:rsid w:val="725ACDD6"/>
    <w:rsid w:val="72F0144C"/>
    <w:rsid w:val="7359E13E"/>
    <w:rsid w:val="73708354"/>
    <w:rsid w:val="73A2B753"/>
    <w:rsid w:val="73CF1CAA"/>
    <w:rsid w:val="74125CF2"/>
    <w:rsid w:val="74637757"/>
    <w:rsid w:val="748D051B"/>
    <w:rsid w:val="749E2EE1"/>
    <w:rsid w:val="74ACA1FB"/>
    <w:rsid w:val="74BFA771"/>
    <w:rsid w:val="74D280AC"/>
    <w:rsid w:val="750C6EAA"/>
    <w:rsid w:val="75309BAE"/>
    <w:rsid w:val="754814E1"/>
    <w:rsid w:val="7552C704"/>
    <w:rsid w:val="756E54DD"/>
    <w:rsid w:val="757D2F1F"/>
    <w:rsid w:val="7587F8FF"/>
    <w:rsid w:val="75E2079D"/>
    <w:rsid w:val="75E5E3E0"/>
    <w:rsid w:val="75FB8AAC"/>
    <w:rsid w:val="761A6533"/>
    <w:rsid w:val="7631C5E9"/>
    <w:rsid w:val="767F2BEF"/>
    <w:rsid w:val="76D96B04"/>
    <w:rsid w:val="76F2E50B"/>
    <w:rsid w:val="76F405D6"/>
    <w:rsid w:val="770EA604"/>
    <w:rsid w:val="772F8EF2"/>
    <w:rsid w:val="7737FB1D"/>
    <w:rsid w:val="773F4EA2"/>
    <w:rsid w:val="77459078"/>
    <w:rsid w:val="7756AC37"/>
    <w:rsid w:val="775EC94B"/>
    <w:rsid w:val="77669DB2"/>
    <w:rsid w:val="7778B198"/>
    <w:rsid w:val="77CA93B9"/>
    <w:rsid w:val="77F602D1"/>
    <w:rsid w:val="78121F8B"/>
    <w:rsid w:val="784FBFBC"/>
    <w:rsid w:val="78983AB3"/>
    <w:rsid w:val="78B2D7E6"/>
    <w:rsid w:val="78E907DC"/>
    <w:rsid w:val="791DDBEB"/>
    <w:rsid w:val="7979514D"/>
    <w:rsid w:val="799F19E6"/>
    <w:rsid w:val="79A2AE1E"/>
    <w:rsid w:val="79BEC41A"/>
    <w:rsid w:val="79E0C882"/>
    <w:rsid w:val="79E3D713"/>
    <w:rsid w:val="79FA94B0"/>
    <w:rsid w:val="7A08961F"/>
    <w:rsid w:val="7A1DA17D"/>
    <w:rsid w:val="7A45021A"/>
    <w:rsid w:val="7AA4CA88"/>
    <w:rsid w:val="7ADD86C4"/>
    <w:rsid w:val="7AF9ACAE"/>
    <w:rsid w:val="7B396BBC"/>
    <w:rsid w:val="7B529D12"/>
    <w:rsid w:val="7B60C9DD"/>
    <w:rsid w:val="7BE851F9"/>
    <w:rsid w:val="7BF8D8C4"/>
    <w:rsid w:val="7C020C30"/>
    <w:rsid w:val="7C13826B"/>
    <w:rsid w:val="7C4276B3"/>
    <w:rsid w:val="7C5114C4"/>
    <w:rsid w:val="7C6B4F6B"/>
    <w:rsid w:val="7CAB0D83"/>
    <w:rsid w:val="7CB076B7"/>
    <w:rsid w:val="7D2EA07F"/>
    <w:rsid w:val="7D501669"/>
    <w:rsid w:val="7D620CF3"/>
    <w:rsid w:val="7DA10D4D"/>
    <w:rsid w:val="7DEBB180"/>
    <w:rsid w:val="7DF1FD23"/>
    <w:rsid w:val="7DF458B5"/>
    <w:rsid w:val="7E090A38"/>
    <w:rsid w:val="7E1E4CE4"/>
    <w:rsid w:val="7E4C8F9F"/>
    <w:rsid w:val="7E9BCF9B"/>
    <w:rsid w:val="7EA99934"/>
    <w:rsid w:val="7F0D79B9"/>
    <w:rsid w:val="7F497DCB"/>
    <w:rsid w:val="7F556505"/>
    <w:rsid w:val="7F87E537"/>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708A8"/>
  <w15:chartTrackingRefBased/>
  <w15:docId w15:val="{6EE66DC9-DA4B-4EF1-AA75-83AFCF1BA13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F78FC"/>
    <w:pPr>
      <w:jc w:val="both"/>
    </w:pPr>
  </w:style>
  <w:style w:type="paragraph" w:styleId="Heading1">
    <w:name w:val="heading 1"/>
    <w:basedOn w:val="Normal"/>
    <w:next w:val="Normal"/>
    <w:link w:val="Heading1Char"/>
    <w:uiPriority w:val="9"/>
    <w:qFormat/>
    <w:rsid w:val="007F24AF"/>
    <w:pPr>
      <w:keepNext/>
      <w:keepLines/>
      <w:spacing w:before="400" w:after="40" w:line="240" w:lineRule="auto"/>
      <w:outlineLvl w:val="0"/>
    </w:pPr>
    <w:rPr>
      <w:rFonts w:asciiTheme="majorHAnsi" w:hAnsiTheme="majorHAnsi" w:eastAsiaTheme="majorEastAsia" w:cstheme="majorBidi"/>
      <w:caps/>
      <w:sz w:val="36"/>
      <w:szCs w:val="36"/>
    </w:rPr>
  </w:style>
  <w:style w:type="paragraph" w:styleId="Heading2">
    <w:name w:val="heading 2"/>
    <w:basedOn w:val="Normal"/>
    <w:next w:val="Normal"/>
    <w:link w:val="Heading2Char"/>
    <w:uiPriority w:val="9"/>
    <w:unhideWhenUsed/>
    <w:qFormat/>
    <w:rsid w:val="007F24AF"/>
    <w:pPr>
      <w:keepNext/>
      <w:keepLines/>
      <w:spacing w:before="120" w:after="0" w:line="240" w:lineRule="auto"/>
      <w:outlineLvl w:val="1"/>
    </w:pPr>
    <w:rPr>
      <w:rFonts w:asciiTheme="majorHAnsi" w:hAnsiTheme="majorHAnsi" w:eastAsiaTheme="majorEastAsia" w:cstheme="majorBidi"/>
      <w:caps/>
      <w:sz w:val="28"/>
      <w:szCs w:val="28"/>
    </w:rPr>
  </w:style>
  <w:style w:type="paragraph" w:styleId="Heading3">
    <w:name w:val="heading 3"/>
    <w:basedOn w:val="Normal"/>
    <w:next w:val="Normal"/>
    <w:link w:val="Heading3Char"/>
    <w:uiPriority w:val="9"/>
    <w:unhideWhenUsed/>
    <w:qFormat/>
    <w:rsid w:val="007F24AF"/>
    <w:pPr>
      <w:keepNext/>
      <w:keepLines/>
      <w:spacing w:before="120" w:after="0" w:line="240" w:lineRule="auto"/>
      <w:outlineLvl w:val="2"/>
    </w:pPr>
    <w:rPr>
      <w:rFonts w:asciiTheme="majorHAnsi" w:hAnsiTheme="majorHAnsi" w:eastAsiaTheme="majorEastAsia" w:cstheme="majorBidi"/>
      <w:smallCaps/>
      <w:sz w:val="28"/>
      <w:szCs w:val="28"/>
    </w:rPr>
  </w:style>
  <w:style w:type="paragraph" w:styleId="Heading4">
    <w:name w:val="heading 4"/>
    <w:basedOn w:val="Normal"/>
    <w:next w:val="Normal"/>
    <w:link w:val="Heading4Char"/>
    <w:uiPriority w:val="9"/>
    <w:unhideWhenUsed/>
    <w:qFormat/>
    <w:rsid w:val="007F24AF"/>
    <w:pPr>
      <w:keepNext/>
      <w:keepLines/>
      <w:spacing w:before="120" w:after="0"/>
      <w:outlineLvl w:val="3"/>
    </w:pPr>
    <w:rPr>
      <w:rFonts w:asciiTheme="majorHAnsi" w:hAnsiTheme="majorHAnsi" w:eastAsiaTheme="majorEastAsia" w:cstheme="majorBidi"/>
      <w:caps/>
    </w:rPr>
  </w:style>
  <w:style w:type="paragraph" w:styleId="Heading5">
    <w:name w:val="heading 5"/>
    <w:basedOn w:val="Normal"/>
    <w:next w:val="Normal"/>
    <w:link w:val="Heading5Char"/>
    <w:uiPriority w:val="9"/>
    <w:semiHidden/>
    <w:unhideWhenUsed/>
    <w:qFormat/>
    <w:rsid w:val="007F24AF"/>
    <w:pPr>
      <w:keepNext/>
      <w:keepLines/>
      <w:spacing w:before="120" w:after="0"/>
      <w:outlineLvl w:val="4"/>
    </w:pPr>
    <w:rPr>
      <w:rFonts w:asciiTheme="majorHAnsi" w:hAnsiTheme="majorHAnsi" w:eastAsiaTheme="majorEastAsia" w:cstheme="majorBidi"/>
      <w:i/>
      <w:iCs/>
      <w:caps/>
    </w:rPr>
  </w:style>
  <w:style w:type="paragraph" w:styleId="Heading6">
    <w:name w:val="heading 6"/>
    <w:basedOn w:val="Normal"/>
    <w:next w:val="Normal"/>
    <w:link w:val="Heading6Char"/>
    <w:uiPriority w:val="9"/>
    <w:semiHidden/>
    <w:unhideWhenUsed/>
    <w:qFormat/>
    <w:rsid w:val="007F24AF"/>
    <w:pPr>
      <w:keepNext/>
      <w:keepLines/>
      <w:spacing w:before="120" w:after="0"/>
      <w:outlineLvl w:val="5"/>
    </w:pPr>
    <w:rPr>
      <w:rFonts w:asciiTheme="majorHAnsi" w:hAnsiTheme="majorHAnsi" w:eastAsiaTheme="majorEastAsia"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F24AF"/>
    <w:pPr>
      <w:keepNext/>
      <w:keepLines/>
      <w:spacing w:before="120" w:after="0"/>
      <w:outlineLvl w:val="6"/>
    </w:pPr>
    <w:rPr>
      <w:rFonts w:asciiTheme="majorHAnsi" w:hAnsiTheme="majorHAnsi" w:eastAsiaTheme="majorEastAsia"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F24AF"/>
    <w:pPr>
      <w:keepNext/>
      <w:keepLines/>
      <w:spacing w:before="120" w:after="0"/>
      <w:outlineLvl w:val="7"/>
    </w:pPr>
    <w:rPr>
      <w:rFonts w:asciiTheme="majorHAnsi" w:hAnsiTheme="majorHAnsi" w:eastAsiaTheme="majorEastAsia"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F24AF"/>
    <w:pPr>
      <w:keepNext/>
      <w:keepLines/>
      <w:spacing w:before="120" w:after="0"/>
      <w:outlineLvl w:val="8"/>
    </w:pPr>
    <w:rPr>
      <w:rFonts w:asciiTheme="majorHAnsi" w:hAnsiTheme="majorHAnsi" w:eastAsiaTheme="majorEastAsia" w:cstheme="majorBidi"/>
      <w:b/>
      <w:bCs/>
      <w:i/>
      <w:iCs/>
      <w:caps/>
      <w:color w:val="7F7F7F" w:themeColor="text1" w:themeTint="8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F24AF"/>
    <w:pPr>
      <w:spacing w:after="0" w:line="240" w:lineRule="auto"/>
      <w:contextualSpacing/>
    </w:pPr>
    <w:rPr>
      <w:rFonts w:asciiTheme="majorHAnsi" w:hAnsiTheme="majorHAnsi" w:eastAsiaTheme="majorEastAsia" w:cstheme="majorBidi"/>
      <w:caps/>
      <w:color w:val="404040" w:themeColor="text1" w:themeTint="BF"/>
      <w:spacing w:val="-10"/>
      <w:sz w:val="72"/>
      <w:szCs w:val="72"/>
    </w:rPr>
  </w:style>
  <w:style w:type="character" w:styleId="TitleChar" w:customStyle="1">
    <w:name w:val="Title Char"/>
    <w:basedOn w:val="DefaultParagraphFont"/>
    <w:link w:val="Title"/>
    <w:uiPriority w:val="10"/>
    <w:rsid w:val="007F24AF"/>
    <w:rPr>
      <w:rFonts w:asciiTheme="majorHAnsi" w:hAnsiTheme="majorHAnsi" w:eastAsiaTheme="majorEastAsia" w:cstheme="majorBidi"/>
      <w:caps/>
      <w:color w:val="404040" w:themeColor="text1" w:themeTint="BF"/>
      <w:spacing w:val="-10"/>
      <w:sz w:val="72"/>
      <w:szCs w:val="72"/>
    </w:rPr>
  </w:style>
  <w:style w:type="paragraph" w:styleId="Header">
    <w:name w:val="header"/>
    <w:basedOn w:val="Normal"/>
    <w:link w:val="HeaderChar"/>
    <w:uiPriority w:val="99"/>
    <w:unhideWhenUsed/>
    <w:rsid w:val="007C3340"/>
    <w:pPr>
      <w:tabs>
        <w:tab w:val="center" w:pos="4320"/>
        <w:tab w:val="right" w:pos="8640"/>
      </w:tabs>
      <w:spacing w:after="0" w:line="240" w:lineRule="auto"/>
    </w:pPr>
  </w:style>
  <w:style w:type="character" w:styleId="HeaderChar" w:customStyle="1">
    <w:name w:val="Header Char"/>
    <w:basedOn w:val="DefaultParagraphFont"/>
    <w:link w:val="Header"/>
    <w:uiPriority w:val="99"/>
    <w:rsid w:val="007C3340"/>
  </w:style>
  <w:style w:type="paragraph" w:styleId="Footer">
    <w:name w:val="footer"/>
    <w:basedOn w:val="Normal"/>
    <w:link w:val="FooterChar"/>
    <w:uiPriority w:val="99"/>
    <w:unhideWhenUsed/>
    <w:rsid w:val="007C3340"/>
    <w:pPr>
      <w:tabs>
        <w:tab w:val="center" w:pos="4320"/>
        <w:tab w:val="right" w:pos="8640"/>
      </w:tabs>
      <w:spacing w:after="0" w:line="240" w:lineRule="auto"/>
    </w:pPr>
  </w:style>
  <w:style w:type="character" w:styleId="FooterChar" w:customStyle="1">
    <w:name w:val="Footer Char"/>
    <w:basedOn w:val="DefaultParagraphFont"/>
    <w:link w:val="Footer"/>
    <w:uiPriority w:val="99"/>
    <w:rsid w:val="007C3340"/>
  </w:style>
  <w:style w:type="character" w:styleId="Heading1Char" w:customStyle="1">
    <w:name w:val="Heading 1 Char"/>
    <w:basedOn w:val="DefaultParagraphFont"/>
    <w:link w:val="Heading1"/>
    <w:uiPriority w:val="9"/>
    <w:rsid w:val="007F24AF"/>
    <w:rPr>
      <w:rFonts w:asciiTheme="majorHAnsi" w:hAnsiTheme="majorHAnsi" w:eastAsiaTheme="majorEastAsia" w:cstheme="majorBidi"/>
      <w:caps/>
      <w:sz w:val="36"/>
      <w:szCs w:val="36"/>
    </w:rPr>
  </w:style>
  <w:style w:type="paragraph" w:styleId="TOCHeading">
    <w:name w:val="TOC Heading"/>
    <w:basedOn w:val="Heading1"/>
    <w:next w:val="Normal"/>
    <w:uiPriority w:val="39"/>
    <w:unhideWhenUsed/>
    <w:qFormat/>
    <w:rsid w:val="007F24AF"/>
    <w:pPr>
      <w:outlineLvl w:val="9"/>
    </w:pPr>
  </w:style>
  <w:style w:type="character" w:styleId="Heading2Char" w:customStyle="1">
    <w:name w:val="Heading 2 Char"/>
    <w:basedOn w:val="DefaultParagraphFont"/>
    <w:link w:val="Heading2"/>
    <w:uiPriority w:val="9"/>
    <w:rsid w:val="007F24AF"/>
    <w:rPr>
      <w:rFonts w:asciiTheme="majorHAnsi" w:hAnsiTheme="majorHAnsi" w:eastAsiaTheme="majorEastAsia" w:cstheme="majorBidi"/>
      <w:caps/>
      <w:sz w:val="28"/>
      <w:szCs w:val="28"/>
    </w:rPr>
  </w:style>
  <w:style w:type="character" w:styleId="Heading3Char" w:customStyle="1">
    <w:name w:val="Heading 3 Char"/>
    <w:basedOn w:val="DefaultParagraphFont"/>
    <w:link w:val="Heading3"/>
    <w:uiPriority w:val="9"/>
    <w:rsid w:val="007F24AF"/>
    <w:rPr>
      <w:rFonts w:asciiTheme="majorHAnsi" w:hAnsiTheme="majorHAnsi" w:eastAsiaTheme="majorEastAsia" w:cstheme="majorBidi"/>
      <w:smallCaps/>
      <w:sz w:val="28"/>
      <w:szCs w:val="28"/>
    </w:rPr>
  </w:style>
  <w:style w:type="character" w:styleId="Heading4Char" w:customStyle="1">
    <w:name w:val="Heading 4 Char"/>
    <w:basedOn w:val="DefaultParagraphFont"/>
    <w:link w:val="Heading4"/>
    <w:uiPriority w:val="9"/>
    <w:rsid w:val="007F24AF"/>
    <w:rPr>
      <w:rFonts w:asciiTheme="majorHAnsi" w:hAnsiTheme="majorHAnsi" w:eastAsiaTheme="majorEastAsia" w:cstheme="majorBidi"/>
      <w:caps/>
    </w:rPr>
  </w:style>
  <w:style w:type="character" w:styleId="Heading5Char" w:customStyle="1">
    <w:name w:val="Heading 5 Char"/>
    <w:basedOn w:val="DefaultParagraphFont"/>
    <w:link w:val="Heading5"/>
    <w:uiPriority w:val="9"/>
    <w:semiHidden/>
    <w:rsid w:val="007F24AF"/>
    <w:rPr>
      <w:rFonts w:asciiTheme="majorHAnsi" w:hAnsiTheme="majorHAnsi" w:eastAsiaTheme="majorEastAsia" w:cstheme="majorBidi"/>
      <w:i/>
      <w:iCs/>
      <w:caps/>
    </w:rPr>
  </w:style>
  <w:style w:type="character" w:styleId="Heading6Char" w:customStyle="1">
    <w:name w:val="Heading 6 Char"/>
    <w:basedOn w:val="DefaultParagraphFont"/>
    <w:link w:val="Heading6"/>
    <w:uiPriority w:val="9"/>
    <w:semiHidden/>
    <w:rsid w:val="007F24AF"/>
    <w:rPr>
      <w:rFonts w:asciiTheme="majorHAnsi" w:hAnsiTheme="majorHAnsi" w:eastAsiaTheme="majorEastAsia" w:cstheme="majorBidi"/>
      <w:b/>
      <w:bCs/>
      <w:caps/>
      <w:color w:val="262626" w:themeColor="text1" w:themeTint="D9"/>
      <w:sz w:val="20"/>
      <w:szCs w:val="20"/>
    </w:rPr>
  </w:style>
  <w:style w:type="character" w:styleId="Heading7Char" w:customStyle="1">
    <w:name w:val="Heading 7 Char"/>
    <w:basedOn w:val="DefaultParagraphFont"/>
    <w:link w:val="Heading7"/>
    <w:uiPriority w:val="9"/>
    <w:semiHidden/>
    <w:rsid w:val="007F24AF"/>
    <w:rPr>
      <w:rFonts w:asciiTheme="majorHAnsi" w:hAnsiTheme="majorHAnsi" w:eastAsiaTheme="majorEastAsia" w:cstheme="majorBidi"/>
      <w:b/>
      <w:bCs/>
      <w:i/>
      <w:iCs/>
      <w:caps/>
      <w:color w:val="262626" w:themeColor="text1" w:themeTint="D9"/>
      <w:sz w:val="20"/>
      <w:szCs w:val="20"/>
    </w:rPr>
  </w:style>
  <w:style w:type="character" w:styleId="Heading8Char" w:customStyle="1">
    <w:name w:val="Heading 8 Char"/>
    <w:basedOn w:val="DefaultParagraphFont"/>
    <w:link w:val="Heading8"/>
    <w:uiPriority w:val="9"/>
    <w:semiHidden/>
    <w:rsid w:val="007F24AF"/>
    <w:rPr>
      <w:rFonts w:asciiTheme="majorHAnsi" w:hAnsiTheme="majorHAnsi" w:eastAsiaTheme="majorEastAsia" w:cstheme="majorBidi"/>
      <w:b/>
      <w:bCs/>
      <w:caps/>
      <w:color w:val="7F7F7F" w:themeColor="text1" w:themeTint="80"/>
      <w:sz w:val="20"/>
      <w:szCs w:val="20"/>
    </w:rPr>
  </w:style>
  <w:style w:type="character" w:styleId="Heading9Char" w:customStyle="1">
    <w:name w:val="Heading 9 Char"/>
    <w:basedOn w:val="DefaultParagraphFont"/>
    <w:link w:val="Heading9"/>
    <w:uiPriority w:val="9"/>
    <w:semiHidden/>
    <w:rsid w:val="007F24AF"/>
    <w:rPr>
      <w:rFonts w:asciiTheme="majorHAnsi" w:hAnsiTheme="majorHAnsi" w:eastAsiaTheme="majorEastAsia" w:cstheme="majorBidi"/>
      <w:b/>
      <w:bCs/>
      <w:i/>
      <w:iCs/>
      <w:caps/>
      <w:color w:val="7F7F7F" w:themeColor="text1" w:themeTint="80"/>
      <w:sz w:val="20"/>
      <w:szCs w:val="20"/>
    </w:rPr>
  </w:style>
  <w:style w:type="paragraph" w:styleId="Caption">
    <w:name w:val="caption"/>
    <w:basedOn w:val="Normal"/>
    <w:next w:val="Normal"/>
    <w:uiPriority w:val="35"/>
    <w:unhideWhenUsed/>
    <w:qFormat/>
    <w:rsid w:val="007F24AF"/>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7F24AF"/>
    <w:pPr>
      <w:numPr>
        <w:ilvl w:val="1"/>
      </w:numPr>
    </w:pPr>
    <w:rPr>
      <w:rFonts w:asciiTheme="majorHAnsi" w:hAnsiTheme="majorHAnsi" w:eastAsiaTheme="majorEastAsia" w:cstheme="majorBidi"/>
      <w:smallCaps/>
      <w:color w:val="595959" w:themeColor="text1" w:themeTint="A6"/>
      <w:sz w:val="28"/>
      <w:szCs w:val="28"/>
    </w:rPr>
  </w:style>
  <w:style w:type="character" w:styleId="SubtitleChar" w:customStyle="1">
    <w:name w:val="Subtitle Char"/>
    <w:basedOn w:val="DefaultParagraphFont"/>
    <w:link w:val="Subtitle"/>
    <w:uiPriority w:val="11"/>
    <w:rsid w:val="007F24AF"/>
    <w:rPr>
      <w:rFonts w:asciiTheme="majorHAnsi" w:hAnsiTheme="majorHAnsi" w:eastAsiaTheme="majorEastAsia" w:cstheme="majorBidi"/>
      <w:smallCaps/>
      <w:color w:val="595959" w:themeColor="text1" w:themeTint="A6"/>
      <w:sz w:val="28"/>
      <w:szCs w:val="28"/>
    </w:rPr>
  </w:style>
  <w:style w:type="character" w:styleId="Strong">
    <w:name w:val="Strong"/>
    <w:basedOn w:val="DefaultParagraphFont"/>
    <w:uiPriority w:val="22"/>
    <w:qFormat/>
    <w:rsid w:val="007F24AF"/>
    <w:rPr>
      <w:b/>
      <w:bCs/>
    </w:rPr>
  </w:style>
  <w:style w:type="character" w:styleId="Emphasis">
    <w:name w:val="Emphasis"/>
    <w:basedOn w:val="DefaultParagraphFont"/>
    <w:uiPriority w:val="20"/>
    <w:qFormat/>
    <w:rsid w:val="007F24AF"/>
    <w:rPr>
      <w:i/>
      <w:iCs/>
    </w:rPr>
  </w:style>
  <w:style w:type="paragraph" w:styleId="NoSpacing">
    <w:name w:val="No Spacing"/>
    <w:uiPriority w:val="1"/>
    <w:qFormat/>
    <w:rsid w:val="007F24AF"/>
    <w:pPr>
      <w:spacing w:after="0" w:line="240" w:lineRule="auto"/>
    </w:pPr>
  </w:style>
  <w:style w:type="paragraph" w:styleId="Quote">
    <w:name w:val="Quote"/>
    <w:basedOn w:val="Normal"/>
    <w:next w:val="Normal"/>
    <w:link w:val="QuoteChar"/>
    <w:uiPriority w:val="29"/>
    <w:qFormat/>
    <w:rsid w:val="007F24AF"/>
    <w:pPr>
      <w:spacing w:before="160" w:line="240" w:lineRule="auto"/>
      <w:ind w:left="720" w:right="720"/>
    </w:pPr>
    <w:rPr>
      <w:rFonts w:asciiTheme="majorHAnsi" w:hAnsiTheme="majorHAnsi" w:eastAsiaTheme="majorEastAsia" w:cstheme="majorBidi"/>
      <w:sz w:val="25"/>
      <w:szCs w:val="25"/>
    </w:rPr>
  </w:style>
  <w:style w:type="character" w:styleId="QuoteChar" w:customStyle="1">
    <w:name w:val="Quote Char"/>
    <w:basedOn w:val="DefaultParagraphFont"/>
    <w:link w:val="Quote"/>
    <w:uiPriority w:val="29"/>
    <w:rsid w:val="007F24AF"/>
    <w:rPr>
      <w:rFonts w:asciiTheme="majorHAnsi" w:hAnsiTheme="majorHAnsi" w:eastAsiaTheme="majorEastAsia" w:cstheme="majorBidi"/>
      <w:sz w:val="25"/>
      <w:szCs w:val="25"/>
    </w:rPr>
  </w:style>
  <w:style w:type="paragraph" w:styleId="IntenseQuote">
    <w:name w:val="Intense Quote"/>
    <w:basedOn w:val="Normal"/>
    <w:next w:val="Normal"/>
    <w:link w:val="IntenseQuoteChar"/>
    <w:uiPriority w:val="30"/>
    <w:qFormat/>
    <w:rsid w:val="007F24AF"/>
    <w:pPr>
      <w:spacing w:before="280" w:after="280" w:line="240" w:lineRule="auto"/>
      <w:ind w:left="1080" w:right="1080"/>
      <w:jc w:val="center"/>
    </w:pPr>
    <w:rPr>
      <w:color w:val="404040" w:themeColor="text1" w:themeTint="BF"/>
      <w:sz w:val="32"/>
      <w:szCs w:val="32"/>
    </w:rPr>
  </w:style>
  <w:style w:type="character" w:styleId="IntenseQuoteChar" w:customStyle="1">
    <w:name w:val="Intense Quote Char"/>
    <w:basedOn w:val="DefaultParagraphFont"/>
    <w:link w:val="IntenseQuote"/>
    <w:uiPriority w:val="30"/>
    <w:rsid w:val="007F24AF"/>
    <w:rPr>
      <w:color w:val="404040" w:themeColor="text1" w:themeTint="BF"/>
      <w:sz w:val="32"/>
      <w:szCs w:val="32"/>
    </w:rPr>
  </w:style>
  <w:style w:type="character" w:styleId="SubtleEmphasis">
    <w:name w:val="Subtle Emphasis"/>
    <w:basedOn w:val="DefaultParagraphFont"/>
    <w:uiPriority w:val="19"/>
    <w:qFormat/>
    <w:rsid w:val="007F24AF"/>
    <w:rPr>
      <w:i/>
      <w:iCs/>
      <w:color w:val="595959" w:themeColor="text1" w:themeTint="A6"/>
    </w:rPr>
  </w:style>
  <w:style w:type="character" w:styleId="IntenseEmphasis">
    <w:name w:val="Intense Emphasis"/>
    <w:basedOn w:val="DefaultParagraphFont"/>
    <w:uiPriority w:val="21"/>
    <w:qFormat/>
    <w:rsid w:val="007F24AF"/>
    <w:rPr>
      <w:b/>
      <w:bCs/>
      <w:i/>
      <w:iCs/>
    </w:rPr>
  </w:style>
  <w:style w:type="character" w:styleId="SubtleReference">
    <w:name w:val="Subtle Reference"/>
    <w:basedOn w:val="DefaultParagraphFont"/>
    <w:uiPriority w:val="31"/>
    <w:qFormat/>
    <w:rsid w:val="007F24A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F24AF"/>
    <w:rPr>
      <w:b/>
      <w:bCs/>
      <w:caps w:val="0"/>
      <w:smallCaps/>
      <w:color w:val="auto"/>
      <w:spacing w:val="3"/>
      <w:u w:val="single"/>
    </w:rPr>
  </w:style>
  <w:style w:type="character" w:styleId="BookTitle">
    <w:name w:val="Book Title"/>
    <w:basedOn w:val="DefaultParagraphFont"/>
    <w:uiPriority w:val="33"/>
    <w:qFormat/>
    <w:rsid w:val="007F24AF"/>
    <w:rPr>
      <w:b/>
      <w:bCs/>
      <w:smallCaps/>
      <w:spacing w:val="7"/>
    </w:rPr>
  </w:style>
  <w:style w:type="table" w:styleId="TableGrid">
    <w:name w:val="Table Grid"/>
    <w:basedOn w:val="TableNormal"/>
    <w:uiPriority w:val="39"/>
    <w:rsid w:val="00F642B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FE1AC0"/>
    <w:pPr>
      <w:ind w:left="720"/>
      <w:contextualSpacing/>
    </w:pPr>
  </w:style>
  <w:style w:type="paragraph" w:styleId="TOC1">
    <w:name w:val="toc 1"/>
    <w:basedOn w:val="Normal"/>
    <w:next w:val="Normal"/>
    <w:autoRedefine/>
    <w:uiPriority w:val="39"/>
    <w:unhideWhenUsed/>
    <w:rsid w:val="00636216"/>
    <w:pPr>
      <w:spacing w:after="100"/>
    </w:pPr>
  </w:style>
  <w:style w:type="paragraph" w:styleId="TOC2">
    <w:name w:val="toc 2"/>
    <w:basedOn w:val="Normal"/>
    <w:next w:val="Normal"/>
    <w:autoRedefine/>
    <w:uiPriority w:val="39"/>
    <w:unhideWhenUsed/>
    <w:rsid w:val="00636216"/>
    <w:pPr>
      <w:spacing w:after="100"/>
      <w:ind w:left="220"/>
    </w:pPr>
  </w:style>
  <w:style w:type="paragraph" w:styleId="TOC3">
    <w:name w:val="toc 3"/>
    <w:basedOn w:val="Normal"/>
    <w:next w:val="Normal"/>
    <w:autoRedefine/>
    <w:uiPriority w:val="39"/>
    <w:unhideWhenUsed/>
    <w:rsid w:val="00636216"/>
    <w:pPr>
      <w:spacing w:after="100"/>
      <w:ind w:left="440"/>
    </w:pPr>
  </w:style>
  <w:style w:type="character" w:styleId="Hyperlink">
    <w:name w:val="Hyperlink"/>
    <w:basedOn w:val="DefaultParagraphFont"/>
    <w:uiPriority w:val="99"/>
    <w:unhideWhenUsed/>
    <w:rsid w:val="00636216"/>
    <w:rPr>
      <w:color w:val="0563C1" w:themeColor="hyperlink"/>
      <w:u w:val="single"/>
    </w:rPr>
  </w:style>
  <w:style w:type="character" w:styleId="FootnoteReference">
    <w:name w:val="footnote reference"/>
    <w:basedOn w:val="DefaultParagraphFont"/>
    <w:uiPriority w:val="99"/>
    <w:semiHidden/>
    <w:unhideWhenUsed/>
    <w:rsid w:val="00B640A0"/>
    <w:rPr>
      <w:vertAlign w:val="superscript"/>
    </w:rPr>
  </w:style>
  <w:style w:type="character" w:styleId="FootnoteTextChar" w:customStyle="1">
    <w:name w:val="Footnote Text Char"/>
    <w:basedOn w:val="DefaultParagraphFont"/>
    <w:link w:val="FootnoteText"/>
    <w:uiPriority w:val="99"/>
    <w:semiHidden/>
    <w:rsid w:val="00B640A0"/>
    <w:rPr>
      <w:sz w:val="20"/>
      <w:szCs w:val="20"/>
    </w:rPr>
  </w:style>
  <w:style w:type="paragraph" w:styleId="FootnoteText">
    <w:name w:val="footnote text"/>
    <w:basedOn w:val="Normal"/>
    <w:link w:val="FootnoteTextChar"/>
    <w:uiPriority w:val="99"/>
    <w:semiHidden/>
    <w:unhideWhenUsed/>
    <w:rsid w:val="00B640A0"/>
    <w:pPr>
      <w:spacing w:after="0" w:line="240" w:lineRule="auto"/>
    </w:pPr>
    <w:rPr>
      <w:sz w:val="20"/>
      <w:szCs w:val="20"/>
    </w:rPr>
  </w:style>
  <w:style w:type="numbering" w:styleId="Listeactuelle1" w:customStyle="1">
    <w:name w:val="Liste actuelle1"/>
    <w:uiPriority w:val="99"/>
    <w:rsid w:val="005C3BB6"/>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image" Target="media/image11.png" Id="rId26" /><Relationship Type="http://schemas.openxmlformats.org/officeDocument/2006/relationships/customXml" Target="../customXml/item3.xml" Id="rId3" /><Relationship Type="http://schemas.openxmlformats.org/officeDocument/2006/relationships/image" Target="media/image6.png" Id="rId21" /><Relationship Type="http://schemas.microsoft.com/office/2020/10/relationships/intelligence" Target="intelligence2.xml" Id="rId34"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3.png" Id="rId17" /><Relationship Type="http://schemas.openxmlformats.org/officeDocument/2006/relationships/image" Target="media/image10.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9.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8.png" Id="rId23" /><Relationship Type="http://schemas.openxmlformats.org/officeDocument/2006/relationships/endnotes" Target="endnotes.xml" Id="rId10" /><Relationship Type="http://schemas.openxmlformats.org/officeDocument/2006/relationships/hyperlink" Target="https://chat.openai.com/chat" TargetMode="External" Id="rId19" /><Relationship Type="http://schemas.openxmlformats.org/officeDocument/2006/relationships/footer" Target="foot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webSettings" Target="webSettings.xml" Id="rId8" /><Relationship Type="http://schemas.openxmlformats.org/officeDocument/2006/relationships/glossaryDocument" Target="glossary/document.xml" Id="R34b86a127dd94b8b" /><Relationship Type="http://schemas.openxmlformats.org/officeDocument/2006/relationships/image" Target="/media/image10.png" Id="Rc7d031e310114455" /><Relationship Type="http://schemas.openxmlformats.org/officeDocument/2006/relationships/image" Target="/media/image11.png" Id="R614601e216344ee0" /><Relationship Type="http://schemas.openxmlformats.org/officeDocument/2006/relationships/image" Target="/media/image12.png" Id="R03a6f442aa714e70" /><Relationship Type="http://schemas.openxmlformats.org/officeDocument/2006/relationships/image" Target="/media/image13.png" Id="Rfbf58e4e9e624ed0" /><Relationship Type="http://schemas.openxmlformats.org/officeDocument/2006/relationships/image" Target="/media/image14.png" Id="R6bf93298a6c04749" /><Relationship Type="http://schemas.openxmlformats.org/officeDocument/2006/relationships/image" Target="/media/image15.png" Id="Rf7cdeddcaa8a4b38" /><Relationship Type="http://schemas.openxmlformats.org/officeDocument/2006/relationships/image" Target="/media/image16.png" Id="Rb6c58428e6d547b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cab5380-3f27-493d-92f3-7419201b5bb2}"/>
      </w:docPartPr>
      <w:docPartBody>
        <w:p w14:paraId="6317B226">
          <w:r>
            <w:rPr>
              <w:rStyle w:val="PlaceholderText"/>
            </w:rPr>
            <w:t>Cliquez ici pour entrer du texte.</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30831DC5D69E46931C0DC4F0C6F30C" ma:contentTypeVersion="4" ma:contentTypeDescription="Crée un document." ma:contentTypeScope="" ma:versionID="4ff7b66cefe0459c0354c060dad44f85">
  <xsd:schema xmlns:xsd="http://www.w3.org/2001/XMLSchema" xmlns:xs="http://www.w3.org/2001/XMLSchema" xmlns:p="http://schemas.microsoft.com/office/2006/metadata/properties" xmlns:ns2="083418cb-d454-4f37-a889-ce624f4f2e10" targetNamespace="http://schemas.microsoft.com/office/2006/metadata/properties" ma:root="true" ma:fieldsID="d4aecd13104e4d697537981a305afa12" ns2:_="">
    <xsd:import namespace="083418cb-d454-4f37-a889-ce624f4f2e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418cb-d454-4f37-a889-ce624f4f2e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E9C57F-F38E-42A2-A630-1C1DF13EC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3418cb-d454-4f37-a889-ce624f4f2e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A30C5B-0342-4149-82CC-F0BA7AEB3D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3CB55E-E3CB-4306-9A5D-88BF7A572EFB}">
  <ds:schemaRefs>
    <ds:schemaRef ds:uri="http://schemas.openxmlformats.org/officeDocument/2006/bibliography"/>
  </ds:schemaRefs>
</ds:datastoreItem>
</file>

<file path=customXml/itemProps4.xml><?xml version="1.0" encoding="utf-8"?>
<ds:datastoreItem xmlns:ds="http://schemas.openxmlformats.org/officeDocument/2006/customXml" ds:itemID="{79F5B6DC-B7E1-454D-8F23-49D6A53C92D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Alexandre Ouellet</dc:creator>
  <keywords/>
  <dc:description/>
  <lastModifiedBy>Alexandre Drouin-Del Fabbro (2166311)</lastModifiedBy>
  <revision>626</revision>
  <dcterms:created xsi:type="dcterms:W3CDTF">2022-10-28T23:38:00.0000000Z</dcterms:created>
  <dcterms:modified xsi:type="dcterms:W3CDTF">2023-12-21T03:17:35.0033783Z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0x0101005230831DC5D69E46931C0DC4F0C6F30C</vt:lpwstr>
  </property>
</Properties>
</file>